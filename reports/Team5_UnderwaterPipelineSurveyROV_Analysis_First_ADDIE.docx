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61BA6" w:rsidP="3A7BA333" w:rsidRDefault="52827C76" w14:paraId="4F1B53EB" w14:textId="3F6C7D12">
      <w:pPr>
        <w:pStyle w:val="Heading1"/>
        <w:spacing w:line="360" w:lineRule="auto"/>
        <w:jc w:val="center"/>
        <w:rPr>
          <w:rFonts w:ascii="Times New Roman" w:hAnsi="Times New Roman" w:eastAsia="Times New Roman" w:cs="Times New Roman"/>
        </w:rPr>
      </w:pPr>
      <w:bookmarkStart w:name="_Int_6ZKSqbNE" w:id="0"/>
      <w:r w:rsidRPr="7ACD0BB7" w:rsidR="34B7287E">
        <w:rPr>
          <w:rFonts w:ascii="Times New Roman" w:hAnsi="Times New Roman" w:eastAsia="Times New Roman" w:cs="Times New Roman"/>
        </w:rPr>
        <w:t xml:space="preserve">ECE 4335 Senior Design Team 5 </w:t>
      </w:r>
      <w:bookmarkEnd w:id="0"/>
      <w:commentRangeStart w:id="527840944"/>
      <w:commentRangeEnd w:id="527840944"/>
      <w:r>
        <w:rPr>
          <w:rStyle w:val="CommentReference"/>
        </w:rPr>
        <w:commentReference w:id="527840944"/>
      </w:r>
    </w:p>
    <w:p w:rsidR="00061BA6" w:rsidP="3A7BA333" w:rsidRDefault="52827C76" w14:paraId="2C078E63" w14:textId="52AB4E75">
      <w:pPr>
        <w:pStyle w:val="Heading1"/>
        <w:spacing w:line="360" w:lineRule="auto"/>
        <w:jc w:val="center"/>
        <w:rPr>
          <w:rFonts w:ascii="Times New Roman" w:hAnsi="Times New Roman" w:eastAsia="Times New Roman" w:cs="Times New Roman"/>
        </w:rPr>
      </w:pPr>
      <w:del w:author="Contreras-Vidal, Jose L" w:date="2024-09-24T13:04:28.012Z" w:id="304087096">
        <w:r w:rsidRPr="7ACD0BB7" w:rsidDel="34B7287E">
          <w:rPr>
            <w:rFonts w:ascii="Times New Roman" w:hAnsi="Times New Roman" w:eastAsia="Times New Roman" w:cs="Times New Roman"/>
          </w:rPr>
          <w:delText xml:space="preserve">First </w:delText>
        </w:r>
      </w:del>
      <w:r w:rsidRPr="7ACD0BB7" w:rsidR="34B7287E">
        <w:rPr>
          <w:rFonts w:ascii="Times New Roman" w:hAnsi="Times New Roman" w:eastAsia="Times New Roman" w:cs="Times New Roman"/>
        </w:rPr>
        <w:t xml:space="preserve">ADDIE </w:t>
      </w:r>
      <w:ins w:author="Contreras-Vidal, Jose L" w:date="2024-09-24T13:04:25.576Z" w:id="1507547152">
        <w:r w:rsidRPr="7ACD0BB7" w:rsidR="2FD5781C">
          <w:rPr>
            <w:rFonts w:ascii="Times New Roman" w:hAnsi="Times New Roman" w:eastAsia="Times New Roman" w:cs="Times New Roman"/>
          </w:rPr>
          <w:t xml:space="preserve">Analysis </w:t>
        </w:r>
      </w:ins>
      <w:r w:rsidRPr="7ACD0BB7" w:rsidR="34B7287E">
        <w:rPr>
          <w:rFonts w:ascii="Times New Roman" w:hAnsi="Times New Roman" w:eastAsia="Times New Roman" w:cs="Times New Roman"/>
        </w:rPr>
        <w:t>Report</w:t>
      </w:r>
    </w:p>
    <w:p w:rsidR="47F79F86" w:rsidP="3A7BA333" w:rsidRDefault="52827C76" w14:paraId="14D3DB9D" w14:textId="663F5681">
      <w:pPr>
        <w:pStyle w:val="Heading1"/>
        <w:spacing w:line="360" w:lineRule="auto"/>
        <w:jc w:val="center"/>
        <w:rPr>
          <w:rFonts w:ascii="Times New Roman" w:hAnsi="Times New Roman" w:eastAsia="Times New Roman" w:cs="Times New Roman"/>
        </w:rPr>
      </w:pPr>
      <w:r w:rsidRPr="3A7BA333">
        <w:rPr>
          <w:rFonts w:ascii="Times New Roman" w:hAnsi="Times New Roman" w:eastAsia="Times New Roman" w:cs="Times New Roman"/>
        </w:rPr>
        <w:t xml:space="preserve">Underwater </w:t>
      </w:r>
      <w:r w:rsidRPr="3A7BA333" w:rsidR="6D2C9C1F">
        <w:rPr>
          <w:rFonts w:ascii="Times New Roman" w:hAnsi="Times New Roman" w:eastAsia="Times New Roman" w:cs="Times New Roman"/>
        </w:rPr>
        <w:t xml:space="preserve">Pipeline Survey </w:t>
      </w:r>
      <w:r w:rsidR="00E64155">
        <w:rPr>
          <w:rFonts w:ascii="Times New Roman" w:hAnsi="Times New Roman" w:eastAsia="Times New Roman" w:cs="Times New Roman"/>
        </w:rPr>
        <w:t xml:space="preserve">ROV </w:t>
      </w:r>
      <w:r w:rsidRPr="3A7BA333" w:rsidR="6D2C9C1F">
        <w:rPr>
          <w:rFonts w:ascii="Times New Roman" w:hAnsi="Times New Roman" w:eastAsia="Times New Roman" w:cs="Times New Roman"/>
        </w:rPr>
        <w:t>System</w:t>
      </w:r>
    </w:p>
    <w:p w:rsidR="4A0ADC95" w:rsidP="3A7BA333" w:rsidRDefault="5E01ACF2" w14:paraId="00BABA9F" w14:textId="74A67AAA">
      <w:pPr>
        <w:pStyle w:val="Heading2"/>
        <w:spacing w:line="360" w:lineRule="auto"/>
        <w:jc w:val="center"/>
        <w:rPr>
          <w:rFonts w:ascii="Times New Roman" w:hAnsi="Times New Roman" w:eastAsia="Times New Roman" w:cs="Times New Roman"/>
        </w:rPr>
      </w:pPr>
      <w:r>
        <w:rPr>
          <w:noProof/>
        </w:rPr>
        <w:drawing>
          <wp:inline distT="0" distB="0" distL="0" distR="0" wp14:anchorId="7D260639" wp14:editId="4653CE7E">
            <wp:extent cx="5251495" cy="3051118"/>
            <wp:effectExtent l="0" t="0" r="0" b="0"/>
            <wp:docPr id="1471638270" name="Picture 147163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638270"/>
                    <pic:cNvPicPr/>
                  </pic:nvPicPr>
                  <pic:blipFill>
                    <a:blip r:embed="rId4">
                      <a:extLst>
                        <a:ext uri="{28A0092B-C50C-407E-A947-70E740481C1C}">
                          <a14:useLocalDpi xmlns:a14="http://schemas.microsoft.com/office/drawing/2010/main" val="0"/>
                        </a:ext>
                      </a:extLst>
                    </a:blip>
                    <a:stretch>
                      <a:fillRect/>
                    </a:stretch>
                  </pic:blipFill>
                  <pic:spPr>
                    <a:xfrm>
                      <a:off x="0" y="0"/>
                      <a:ext cx="5251495" cy="3051118"/>
                    </a:xfrm>
                    <a:prstGeom prst="rect">
                      <a:avLst/>
                    </a:prstGeom>
                  </pic:spPr>
                </pic:pic>
              </a:graphicData>
            </a:graphic>
          </wp:inline>
        </w:drawing>
      </w:r>
    </w:p>
    <w:p w:rsidR="47F79F86" w:rsidP="3A7BA333" w:rsidRDefault="47F79F86" w14:paraId="5B12F346" w14:textId="17EB2AD1">
      <w:pPr>
        <w:spacing w:line="360" w:lineRule="auto"/>
        <w:jc w:val="center"/>
        <w:rPr>
          <w:rFonts w:ascii="Times New Roman" w:hAnsi="Times New Roman" w:eastAsia="Times New Roman" w:cs="Times New Roman"/>
        </w:rPr>
      </w:pPr>
    </w:p>
    <w:p w:rsidR="47F79F86" w:rsidP="3A7BA333" w:rsidRDefault="52827C76" w14:paraId="4EC0D3E9" w14:textId="3B040CAF">
      <w:pPr>
        <w:spacing w:line="360" w:lineRule="auto"/>
        <w:jc w:val="center"/>
        <w:rPr>
          <w:rFonts w:ascii="Times New Roman" w:hAnsi="Times New Roman" w:eastAsia="Times New Roman" w:cs="Times New Roman"/>
        </w:rPr>
      </w:pPr>
      <w:r w:rsidRPr="6B172CD5">
        <w:rPr>
          <w:rFonts w:ascii="Times New Roman" w:hAnsi="Times New Roman" w:eastAsia="Times New Roman" w:cs="Times New Roman"/>
        </w:rPr>
        <w:t>Kurt Rowland, Mo</w:t>
      </w:r>
      <w:r w:rsidRPr="6B172CD5" w:rsidR="4EFAD66B">
        <w:rPr>
          <w:rFonts w:ascii="Times New Roman" w:hAnsi="Times New Roman" w:eastAsia="Times New Roman" w:cs="Times New Roman"/>
        </w:rPr>
        <w:t>i</w:t>
      </w:r>
      <w:r w:rsidRPr="6B172CD5">
        <w:rPr>
          <w:rFonts w:ascii="Times New Roman" w:hAnsi="Times New Roman" w:eastAsia="Times New Roman" w:cs="Times New Roman"/>
        </w:rPr>
        <w:t>ses Rodri</w:t>
      </w:r>
      <w:r w:rsidRPr="6B172CD5" w:rsidR="67B7CFE0">
        <w:rPr>
          <w:rFonts w:ascii="Times New Roman" w:hAnsi="Times New Roman" w:eastAsia="Times New Roman" w:cs="Times New Roman"/>
        </w:rPr>
        <w:t>g</w:t>
      </w:r>
      <w:r w:rsidRPr="6B172CD5">
        <w:rPr>
          <w:rFonts w:ascii="Times New Roman" w:hAnsi="Times New Roman" w:eastAsia="Times New Roman" w:cs="Times New Roman"/>
        </w:rPr>
        <w:t xml:space="preserve">uez, Laura </w:t>
      </w:r>
      <w:r w:rsidRPr="6B172CD5" w:rsidR="46946BE8">
        <w:rPr>
          <w:rFonts w:ascii="Times New Roman" w:hAnsi="Times New Roman" w:eastAsia="Times New Roman" w:cs="Times New Roman"/>
        </w:rPr>
        <w:t>Patron</w:t>
      </w:r>
      <w:r w:rsidRPr="6B172CD5">
        <w:rPr>
          <w:rFonts w:ascii="Times New Roman" w:hAnsi="Times New Roman" w:eastAsia="Times New Roman" w:cs="Times New Roman"/>
        </w:rPr>
        <w:t xml:space="preserve">, </w:t>
      </w:r>
      <w:r w:rsidRPr="6B172CD5" w:rsidR="5D098B26">
        <w:rPr>
          <w:rFonts w:ascii="Times New Roman" w:hAnsi="Times New Roman" w:eastAsia="Times New Roman" w:cs="Times New Roman"/>
        </w:rPr>
        <w:t>Hussam Abbas</w:t>
      </w:r>
      <w:r w:rsidRPr="6B172CD5">
        <w:rPr>
          <w:rFonts w:ascii="Times New Roman" w:hAnsi="Times New Roman" w:eastAsia="Times New Roman" w:cs="Times New Roman"/>
        </w:rPr>
        <w:t>, Braulio Rodrigue</w:t>
      </w:r>
      <w:r w:rsidRPr="6B172CD5" w:rsidR="129DDD64">
        <w:rPr>
          <w:rFonts w:ascii="Times New Roman" w:hAnsi="Times New Roman" w:eastAsia="Times New Roman" w:cs="Times New Roman"/>
        </w:rPr>
        <w:t>z</w:t>
      </w:r>
    </w:p>
    <w:p w:rsidR="56173B6D" w:rsidP="3A7BA333" w:rsidRDefault="56173B6D" w14:paraId="0C37E9B3" w14:textId="5282638A">
      <w:pPr>
        <w:spacing w:line="360" w:lineRule="auto"/>
        <w:jc w:val="center"/>
        <w:rPr>
          <w:rFonts w:ascii="Times New Roman" w:hAnsi="Times New Roman" w:eastAsia="Times New Roman" w:cs="Times New Roman"/>
        </w:rPr>
      </w:pPr>
      <w:r w:rsidRPr="47F79F86">
        <w:rPr>
          <w:rFonts w:ascii="Times New Roman" w:hAnsi="Times New Roman" w:eastAsia="Times New Roman" w:cs="Times New Roman"/>
        </w:rPr>
        <w:t>Advisor: Dr. Aaron Becker</w:t>
      </w:r>
    </w:p>
    <w:p w:rsidR="47F79F86" w:rsidP="6B172CD5" w:rsidRDefault="47F79F86" w14:paraId="1A6C3E5C" w14:textId="37874E72">
      <w:pPr>
        <w:spacing w:line="360" w:lineRule="auto"/>
        <w:jc w:val="center"/>
        <w:rPr>
          <w:rFonts w:ascii="Times New Roman" w:hAnsi="Times New Roman" w:eastAsia="Times New Roman" w:cs="Times New Roman"/>
          <w:b/>
          <w:bCs/>
        </w:rPr>
      </w:pPr>
    </w:p>
    <w:p w:rsidR="47F79F86" w:rsidP="4EF3C8C0" w:rsidRDefault="47E123F1" w14:paraId="4710D635" w14:textId="2806A930">
      <w:pPr>
        <w:spacing w:line="360" w:lineRule="auto"/>
        <w:jc w:val="center"/>
        <w:rPr>
          <w:rFonts w:ascii="Times New Roman" w:hAnsi="Times New Roman" w:eastAsia="Times New Roman" w:cs="Times New Roman"/>
          <w:b/>
        </w:rPr>
      </w:pPr>
      <w:r w:rsidRPr="6B172CD5">
        <w:rPr>
          <w:rFonts w:ascii="Times New Roman" w:hAnsi="Times New Roman" w:eastAsia="Times New Roman" w:cs="Times New Roman"/>
          <w:b/>
          <w:bCs/>
        </w:rPr>
        <w:t>September 11, 2024</w:t>
      </w:r>
    </w:p>
    <w:p w:rsidR="7C8EAE6B" w:rsidP="6B172CD5" w:rsidRDefault="7C8EAE6B" w14:paraId="6E186A04" w14:textId="7BEC4276">
      <w:pPr>
        <w:spacing w:line="360" w:lineRule="auto"/>
        <w:jc w:val="center"/>
        <w:rPr>
          <w:rFonts w:ascii="Times New Roman" w:hAnsi="Times New Roman" w:eastAsia="Times New Roman" w:cs="Times New Roman"/>
          <w:b/>
          <w:bCs/>
        </w:rPr>
      </w:pPr>
    </w:p>
    <w:p w:rsidR="7C8EAE6B" w:rsidP="6B172CD5" w:rsidRDefault="7C8EAE6B" w14:paraId="09367D39" w14:textId="5826B08B">
      <w:pPr>
        <w:spacing w:line="360" w:lineRule="auto"/>
        <w:jc w:val="center"/>
        <w:rPr>
          <w:rFonts w:ascii="Times New Roman" w:hAnsi="Times New Roman" w:eastAsia="Times New Roman" w:cs="Times New Roman"/>
          <w:b/>
          <w:bCs/>
        </w:rPr>
      </w:pPr>
    </w:p>
    <w:p w:rsidR="7C8EAE6B" w:rsidP="6B172CD5" w:rsidRDefault="7C8EAE6B" w14:paraId="4ECF839C" w14:textId="51E56F9C">
      <w:pPr>
        <w:spacing w:line="360" w:lineRule="auto"/>
        <w:jc w:val="center"/>
        <w:rPr>
          <w:rFonts w:ascii="Times New Roman" w:hAnsi="Times New Roman" w:eastAsia="Times New Roman" w:cs="Times New Roman"/>
          <w:b/>
          <w:bCs/>
        </w:rPr>
      </w:pPr>
    </w:p>
    <w:p w:rsidR="7C8EAE6B" w:rsidP="6B172CD5" w:rsidRDefault="7C8EAE6B" w14:paraId="7FCABE2C" w14:textId="367EF5D4">
      <w:pPr>
        <w:spacing w:line="360" w:lineRule="auto"/>
        <w:rPr>
          <w:rFonts w:ascii="Times New Roman" w:hAnsi="Times New Roman" w:eastAsia="Times New Roman" w:cs="Times New Roman"/>
          <w:b/>
          <w:bCs/>
        </w:rPr>
      </w:pPr>
      <w:r w:rsidRPr="6B172CD5">
        <w:rPr>
          <w:rFonts w:ascii="Times New Roman" w:hAnsi="Times New Roman" w:eastAsia="Times New Roman" w:cs="Times New Roman"/>
          <w:b/>
          <w:bCs/>
        </w:rPr>
        <w:lastRenderedPageBreak/>
        <w:t>Purpose:</w:t>
      </w:r>
    </w:p>
    <w:p w:rsidR="571CAB8B" w:rsidP="21A1226C" w:rsidRDefault="571CAB8B" w14:paraId="04B30D90" w14:textId="7A864D9A">
      <w:pPr>
        <w:spacing w:line="360" w:lineRule="auto"/>
        <w:ind w:firstLine="720"/>
        <w:jc w:val="both"/>
        <w:rPr>
          <w:del w:author="Contreras-Vidal, Jose L" w:date="2024-09-24T12:37:08.363Z" w16du:dateUtc="2024-09-24T12:37:08.363Z" w:id="613504060"/>
          <w:rFonts w:ascii="Times New Roman" w:hAnsi="Times New Roman" w:eastAsia="Times New Roman" w:cs="Times New Roman"/>
        </w:rPr>
      </w:pPr>
      <w:r w:rsidRPr="7ACD0BB7" w:rsidR="3558211E">
        <w:rPr>
          <w:rFonts w:ascii="Times New Roman" w:hAnsi="Times New Roman" w:eastAsia="Times New Roman" w:cs="Times New Roman"/>
          <w:highlight w:val="yellow"/>
          <w:rPrChange w:author="Contreras-Vidal, Jose L" w:date="2024-09-22T13:21:05.471Z" w:id="379443471">
            <w:rPr>
              <w:rFonts w:ascii="Times New Roman" w:hAnsi="Times New Roman" w:eastAsia="Times New Roman" w:cs="Times New Roman"/>
            </w:rPr>
          </w:rPrChange>
        </w:rPr>
        <w:t xml:space="preserve">The </w:t>
      </w:r>
      <w:r w:rsidRPr="7ACD0BB7" w:rsidR="609BDF94">
        <w:rPr>
          <w:rFonts w:ascii="Times New Roman" w:hAnsi="Times New Roman" w:eastAsia="Times New Roman" w:cs="Times New Roman"/>
          <w:highlight w:val="yellow"/>
          <w:rPrChange w:author="Contreras-Vidal, Jose L" w:date="2024-09-22T13:21:05.471Z" w:id="2025007844">
            <w:rPr>
              <w:rFonts w:ascii="Times New Roman" w:hAnsi="Times New Roman" w:eastAsia="Times New Roman" w:cs="Times New Roman"/>
            </w:rPr>
          </w:rPrChange>
        </w:rPr>
        <w:t xml:space="preserve">project's </w:t>
      </w:r>
      <w:r w:rsidRPr="7ACD0BB7" w:rsidR="3558211E">
        <w:rPr>
          <w:rFonts w:ascii="Times New Roman" w:hAnsi="Times New Roman" w:eastAsia="Times New Roman" w:cs="Times New Roman"/>
          <w:highlight w:val="yellow"/>
          <w:rPrChange w:author="Contreras-Vidal, Jose L" w:date="2024-09-22T13:21:05.471Z" w:id="1073732076">
            <w:rPr>
              <w:rFonts w:ascii="Times New Roman" w:hAnsi="Times New Roman" w:eastAsia="Times New Roman" w:cs="Times New Roman"/>
            </w:rPr>
          </w:rPrChange>
        </w:rPr>
        <w:t>purpose is to</w:t>
      </w:r>
      <w:r w:rsidRPr="7ACD0BB7" w:rsidR="192A83D6">
        <w:rPr>
          <w:rFonts w:ascii="Times New Roman" w:hAnsi="Times New Roman" w:eastAsia="Times New Roman" w:cs="Times New Roman"/>
          <w:highlight w:val="yellow"/>
          <w:rPrChange w:author="Contreras-Vidal, Jose L" w:date="2024-09-22T13:21:05.472Z" w:id="1848721044">
            <w:rPr>
              <w:rFonts w:ascii="Times New Roman" w:hAnsi="Times New Roman" w:eastAsia="Times New Roman" w:cs="Times New Roman"/>
            </w:rPr>
          </w:rPrChange>
        </w:rPr>
        <w:t xml:space="preserve"> </w:t>
      </w:r>
      <w:ins w:author="Contreras-Vidal, Jose L" w:date="2024-09-24T12:32:59.33Z" w:id="17407925">
        <w:r w:rsidRPr="7ACD0BB7" w:rsidR="104AB54B">
          <w:rPr>
            <w:rFonts w:ascii="Times New Roman" w:hAnsi="Times New Roman" w:eastAsia="Times New Roman" w:cs="Times New Roman"/>
            <w:highlight w:val="yellow"/>
          </w:rPr>
          <w:t xml:space="preserve">develop an underwater vehicle </w:t>
        </w:r>
      </w:ins>
      <w:ins w:author="Contreras-Vidal, Jose L" w:date="2024-09-24T12:33:00.54Z" w:id="1821443749">
        <w:r w:rsidRPr="7ACD0BB7" w:rsidR="104AB54B">
          <w:rPr>
            <w:rFonts w:ascii="Times New Roman" w:hAnsi="Times New Roman" w:eastAsia="Times New Roman" w:cs="Times New Roman"/>
            <w:highlight w:val="yellow"/>
          </w:rPr>
          <w:t xml:space="preserve">to </w:t>
        </w:r>
      </w:ins>
      <w:r w:rsidRPr="7ACD0BB7" w:rsidR="192A83D6">
        <w:rPr>
          <w:rFonts w:ascii="Times New Roman" w:hAnsi="Times New Roman" w:eastAsia="Times New Roman" w:cs="Times New Roman"/>
          <w:highlight w:val="yellow"/>
          <w:rPrChange w:author="Contreras-Vidal, Jose L" w:date="2024-09-22T13:21:05.472Z" w:id="1272385184">
            <w:rPr>
              <w:rFonts w:ascii="Times New Roman" w:hAnsi="Times New Roman" w:eastAsia="Times New Roman" w:cs="Times New Roman"/>
            </w:rPr>
          </w:rPrChange>
        </w:rPr>
        <w:t xml:space="preserve">help </w:t>
      </w:r>
      <w:commentRangeStart w:id="461746831"/>
      <w:r w:rsidRPr="7ACD0BB7" w:rsidR="609BDF94">
        <w:rPr>
          <w:rFonts w:ascii="Times New Roman" w:hAnsi="Times New Roman" w:eastAsia="Times New Roman" w:cs="Times New Roman"/>
          <w:highlight w:val="yellow"/>
          <w:rPrChange w:author="Contreras-Vidal, Jose L" w:date="2024-09-22T13:21:05.472Z" w:id="791317940">
            <w:rPr>
              <w:rFonts w:ascii="Times New Roman" w:hAnsi="Times New Roman" w:eastAsia="Times New Roman" w:cs="Times New Roman"/>
            </w:rPr>
          </w:rPrChange>
        </w:rPr>
        <w:t>maintain</w:t>
      </w:r>
      <w:r w:rsidRPr="7ACD0BB7" w:rsidR="609BDF94">
        <w:rPr>
          <w:rFonts w:ascii="Times New Roman" w:hAnsi="Times New Roman" w:eastAsia="Times New Roman" w:cs="Times New Roman"/>
          <w:highlight w:val="yellow"/>
          <w:rPrChange w:author="Contreras-Vidal, Jose L" w:date="2024-09-22T13:21:05.473Z" w:id="566412072">
            <w:rPr>
              <w:rFonts w:ascii="Times New Roman" w:hAnsi="Times New Roman" w:eastAsia="Times New Roman" w:cs="Times New Roman"/>
            </w:rPr>
          </w:rPrChange>
        </w:rPr>
        <w:t xml:space="preserve">, </w:t>
      </w:r>
      <w:r w:rsidRPr="7ACD0BB7" w:rsidR="609BDF94">
        <w:rPr>
          <w:rFonts w:ascii="Times New Roman" w:hAnsi="Times New Roman" w:eastAsia="Times New Roman" w:cs="Times New Roman"/>
          <w:highlight w:val="yellow"/>
          <w:rPrChange w:author="Contreras-Vidal, Jose L" w:date="2024-09-22T13:21:05.473Z" w:id="981254131">
            <w:rPr>
              <w:rFonts w:ascii="Times New Roman" w:hAnsi="Times New Roman" w:eastAsia="Times New Roman" w:cs="Times New Roman"/>
            </w:rPr>
          </w:rPrChange>
        </w:rPr>
        <w:t>develop</w:t>
      </w:r>
      <w:r w:rsidRPr="7ACD0BB7" w:rsidR="192A83D6">
        <w:rPr>
          <w:rFonts w:ascii="Times New Roman" w:hAnsi="Times New Roman" w:eastAsia="Times New Roman" w:cs="Times New Roman"/>
          <w:highlight w:val="yellow"/>
          <w:rPrChange w:author="Contreras-Vidal, Jose L" w:date="2024-09-22T13:21:05.473Z" w:id="12515049">
            <w:rPr>
              <w:rFonts w:ascii="Times New Roman" w:hAnsi="Times New Roman" w:eastAsia="Times New Roman" w:cs="Times New Roman"/>
            </w:rPr>
          </w:rPrChange>
        </w:rPr>
        <w:t xml:space="preserve"> and </w:t>
      </w:r>
      <w:r w:rsidRPr="7ACD0BB7" w:rsidR="609BDF94">
        <w:rPr>
          <w:rFonts w:ascii="Times New Roman" w:hAnsi="Times New Roman" w:eastAsia="Times New Roman" w:cs="Times New Roman"/>
          <w:highlight w:val="yellow"/>
          <w:rPrChange w:author="Contreras-Vidal, Jose L" w:date="2024-09-22T13:21:05.474Z" w:id="1231396529">
            <w:rPr>
              <w:rFonts w:ascii="Times New Roman" w:hAnsi="Times New Roman" w:eastAsia="Times New Roman" w:cs="Times New Roman"/>
            </w:rPr>
          </w:rPrChange>
        </w:rPr>
        <w:t>improve</w:t>
      </w:r>
      <w:r w:rsidRPr="7ACD0BB7" w:rsidR="43E50F58">
        <w:rPr>
          <w:rFonts w:ascii="Times New Roman" w:hAnsi="Times New Roman" w:eastAsia="Times New Roman" w:cs="Times New Roman"/>
          <w:highlight w:val="yellow"/>
          <w:rPrChange w:author="Contreras-Vidal, Jose L" w:date="2024-09-22T13:21:05.474Z" w:id="1859913427">
            <w:rPr>
              <w:rFonts w:ascii="Times New Roman" w:hAnsi="Times New Roman" w:eastAsia="Times New Roman" w:cs="Times New Roman"/>
            </w:rPr>
          </w:rPrChange>
        </w:rPr>
        <w:t xml:space="preserve"> </w:t>
      </w:r>
      <w:commentRangeEnd w:id="461746831"/>
      <w:r>
        <w:rPr>
          <w:rStyle w:val="CommentReference"/>
        </w:rPr>
        <w:commentReference w:id="461746831"/>
      </w:r>
      <w:r w:rsidRPr="7ACD0BB7" w:rsidR="43E50F58">
        <w:rPr>
          <w:rFonts w:ascii="Times New Roman" w:hAnsi="Times New Roman" w:eastAsia="Times New Roman" w:cs="Times New Roman"/>
          <w:highlight w:val="yellow"/>
          <w:rPrChange w:author="Contreras-Vidal, Jose L" w:date="2024-09-22T13:21:05.474Z" w:id="989228803">
            <w:rPr>
              <w:rFonts w:ascii="Times New Roman" w:hAnsi="Times New Roman" w:eastAsia="Times New Roman" w:cs="Times New Roman"/>
            </w:rPr>
          </w:rPrChange>
        </w:rPr>
        <w:t>underwater pipelines or utilities</w:t>
      </w:r>
      <w:r w:rsidRPr="7ACD0BB7" w:rsidR="43E50F58">
        <w:rPr>
          <w:rFonts w:ascii="Times New Roman" w:hAnsi="Times New Roman" w:eastAsia="Times New Roman" w:cs="Times New Roman"/>
        </w:rPr>
        <w:t xml:space="preserve"> </w:t>
      </w:r>
      <w:del w:author="Contreras-Vidal, Jose L" w:date="2024-09-24T12:36:51.725Z" w:id="852579970">
        <w:r w:rsidRPr="7ACD0BB7" w:rsidDel="43E50F58">
          <w:rPr>
            <w:rFonts w:ascii="Times New Roman" w:hAnsi="Times New Roman" w:eastAsia="Times New Roman" w:cs="Times New Roman"/>
          </w:rPr>
          <w:delText>by</w:delText>
        </w:r>
        <w:r w:rsidRPr="7ACD0BB7" w:rsidDel="768877E4">
          <w:rPr>
            <w:rFonts w:ascii="Times New Roman" w:hAnsi="Times New Roman" w:eastAsia="Times New Roman" w:cs="Times New Roman"/>
          </w:rPr>
          <w:delText xml:space="preserve"> develop</w:delText>
        </w:r>
        <w:r w:rsidRPr="7ACD0BB7" w:rsidDel="753792FF">
          <w:rPr>
            <w:rFonts w:ascii="Times New Roman" w:hAnsi="Times New Roman" w:eastAsia="Times New Roman" w:cs="Times New Roman"/>
          </w:rPr>
          <w:delText>ing</w:delText>
        </w:r>
        <w:r w:rsidRPr="7ACD0BB7" w:rsidDel="768877E4">
          <w:rPr>
            <w:rFonts w:ascii="Times New Roman" w:hAnsi="Times New Roman" w:eastAsia="Times New Roman" w:cs="Times New Roman"/>
          </w:rPr>
          <w:delText xml:space="preserve"> a fish-like ROV</w:delText>
        </w:r>
      </w:del>
      <w:r w:rsidRPr="7ACD0BB7" w:rsidR="768877E4">
        <w:rPr>
          <w:rFonts w:ascii="Times New Roman" w:hAnsi="Times New Roman" w:eastAsia="Times New Roman" w:cs="Times New Roman"/>
        </w:rPr>
        <w:t xml:space="preserve"> </w:t>
      </w:r>
      <w:commentRangeStart w:id="1773773221"/>
      <w:r w:rsidRPr="7ACD0BB7" w:rsidR="768877E4">
        <w:rPr>
          <w:rFonts w:ascii="Times New Roman" w:hAnsi="Times New Roman" w:eastAsia="Times New Roman" w:cs="Times New Roman"/>
        </w:rPr>
        <w:t>equipped with Hall-effect sensors</w:t>
      </w:r>
      <w:commentRangeEnd w:id="1773773221"/>
      <w:r>
        <w:rPr>
          <w:rStyle w:val="CommentReference"/>
        </w:rPr>
        <w:commentReference w:id="1773773221"/>
      </w:r>
      <w:r w:rsidRPr="7ACD0BB7" w:rsidR="768877E4">
        <w:rPr>
          <w:rFonts w:ascii="Times New Roman" w:hAnsi="Times New Roman" w:eastAsia="Times New Roman" w:cs="Times New Roman"/>
        </w:rPr>
        <w:t xml:space="preserve"> to </w:t>
      </w:r>
      <w:r w:rsidRPr="7ACD0BB7" w:rsidR="768877E4">
        <w:rPr>
          <w:rFonts w:ascii="Times New Roman" w:hAnsi="Times New Roman" w:eastAsia="Times New Roman" w:cs="Times New Roman"/>
          <w:highlight w:val="yellow"/>
          <w:rPrChange w:author="Contreras-Vidal, Jose L" w:date="2024-09-24T12:36:18.586Z" w:id="569453400">
            <w:rPr>
              <w:rFonts w:ascii="Times New Roman" w:hAnsi="Times New Roman" w:eastAsia="Times New Roman" w:cs="Times New Roman"/>
            </w:rPr>
          </w:rPrChange>
        </w:rPr>
        <w:t xml:space="preserve">scan and </w:t>
      </w:r>
      <w:commentRangeStart w:id="78188168"/>
      <w:r w:rsidRPr="7ACD0BB7" w:rsidR="768877E4">
        <w:rPr>
          <w:rFonts w:ascii="Times New Roman" w:hAnsi="Times New Roman" w:eastAsia="Times New Roman" w:cs="Times New Roman"/>
          <w:highlight w:val="yellow"/>
          <w:rPrChange w:author="Contreras-Vidal, Jose L" w:date="2024-09-24T12:36:18.586Z" w:id="2133688685">
            <w:rPr>
              <w:rFonts w:ascii="Times New Roman" w:hAnsi="Times New Roman" w:eastAsia="Times New Roman" w:cs="Times New Roman"/>
            </w:rPr>
          </w:rPrChange>
        </w:rPr>
        <w:t>inspect</w:t>
      </w:r>
      <w:commentRangeEnd w:id="78188168"/>
      <w:r>
        <w:rPr>
          <w:rStyle w:val="CommentReference"/>
        </w:rPr>
        <w:commentReference w:id="78188168"/>
      </w:r>
      <w:r w:rsidRPr="7ACD0BB7" w:rsidR="768877E4">
        <w:rPr>
          <w:rFonts w:ascii="Times New Roman" w:hAnsi="Times New Roman" w:eastAsia="Times New Roman" w:cs="Times New Roman"/>
        </w:rPr>
        <w:t xml:space="preserve"> </w:t>
      </w:r>
      <w:r w:rsidRPr="7ACD0BB7" w:rsidR="59ABA7BE">
        <w:rPr>
          <w:rFonts w:ascii="Times New Roman" w:hAnsi="Times New Roman" w:eastAsia="Times New Roman" w:cs="Times New Roman"/>
        </w:rPr>
        <w:t>the underwater elements</w:t>
      </w:r>
      <w:r w:rsidRPr="7ACD0BB7" w:rsidR="768877E4">
        <w:rPr>
          <w:rFonts w:ascii="Times New Roman" w:hAnsi="Times New Roman" w:eastAsia="Times New Roman" w:cs="Times New Roman"/>
        </w:rPr>
        <w:t xml:space="preserve">. </w:t>
      </w:r>
      <w:commentRangeStart w:id="846088591"/>
      <w:del w:author="Contreras-Vidal, Jose L" w:date="2024-09-24T12:37:08.367Z" w:id="2110003713">
        <w:r w:rsidRPr="7ACD0BB7" w:rsidDel="5FD83D54">
          <w:rPr>
            <w:rFonts w:ascii="Times New Roman" w:hAnsi="Times New Roman" w:eastAsia="Times New Roman" w:cs="Times New Roman"/>
          </w:rPr>
          <w:delText xml:space="preserve">This technology will </w:delText>
        </w:r>
        <w:r w:rsidRPr="7ACD0BB7" w:rsidDel="5FD83D54">
          <w:rPr>
            <w:rFonts w:ascii="Times New Roman" w:hAnsi="Times New Roman" w:eastAsia="Times New Roman" w:cs="Times New Roman"/>
          </w:rPr>
          <w:delText>utilize</w:delText>
        </w:r>
        <w:r w:rsidRPr="7ACD0BB7" w:rsidDel="768877E4">
          <w:rPr>
            <w:rFonts w:ascii="Times New Roman" w:hAnsi="Times New Roman" w:eastAsia="Times New Roman" w:cs="Times New Roman"/>
          </w:rPr>
          <w:delText xml:space="preserve"> magnetic field </w:delText>
        </w:r>
        <w:r w:rsidRPr="7ACD0BB7" w:rsidDel="5606C0C0">
          <w:rPr>
            <w:rFonts w:ascii="Times New Roman" w:hAnsi="Times New Roman" w:eastAsia="Times New Roman" w:cs="Times New Roman"/>
          </w:rPr>
          <w:delText>variations</w:delText>
        </w:r>
        <w:r w:rsidRPr="7ACD0BB7" w:rsidDel="2949081D">
          <w:rPr>
            <w:rFonts w:ascii="Times New Roman" w:hAnsi="Times New Roman" w:eastAsia="Times New Roman" w:cs="Times New Roman"/>
          </w:rPr>
          <w:delText xml:space="preserve"> </w:delText>
        </w:r>
        <w:r w:rsidRPr="7ACD0BB7" w:rsidDel="768877E4">
          <w:rPr>
            <w:rFonts w:ascii="Times New Roman" w:hAnsi="Times New Roman" w:eastAsia="Times New Roman" w:cs="Times New Roman"/>
          </w:rPr>
          <w:delText>t</w:delText>
        </w:r>
        <w:r w:rsidRPr="7ACD0BB7" w:rsidDel="37D9F105">
          <w:rPr>
            <w:rFonts w:ascii="Times New Roman" w:hAnsi="Times New Roman" w:eastAsia="Times New Roman" w:cs="Times New Roman"/>
          </w:rPr>
          <w:delText>o</w:delText>
        </w:r>
        <w:r w:rsidRPr="7ACD0BB7" w:rsidDel="768877E4">
          <w:rPr>
            <w:rFonts w:ascii="Times New Roman" w:hAnsi="Times New Roman" w:eastAsia="Times New Roman" w:cs="Times New Roman"/>
          </w:rPr>
          <w:delText xml:space="preserve"> </w:delText>
        </w:r>
        <w:r w:rsidRPr="7ACD0BB7" w:rsidDel="603BC522">
          <w:rPr>
            <w:rFonts w:ascii="Times New Roman" w:hAnsi="Times New Roman" w:eastAsia="Times New Roman" w:cs="Times New Roman"/>
          </w:rPr>
          <w:delText>identify</w:delText>
        </w:r>
        <w:r w:rsidRPr="7ACD0BB7" w:rsidDel="603BC522">
          <w:rPr>
            <w:rFonts w:ascii="Times New Roman" w:hAnsi="Times New Roman" w:eastAsia="Times New Roman" w:cs="Times New Roman"/>
          </w:rPr>
          <w:delText xml:space="preserve"> potential defects and ensure the structural integrity </w:delText>
        </w:r>
        <w:r w:rsidRPr="7ACD0BB7" w:rsidDel="3842CA37">
          <w:rPr>
            <w:rFonts w:ascii="Times New Roman" w:hAnsi="Times New Roman" w:eastAsia="Times New Roman" w:cs="Times New Roman"/>
          </w:rPr>
          <w:delText>of the clients’ underwater infrastructure</w:delText>
        </w:r>
        <w:r w:rsidRPr="7ACD0BB7" w:rsidDel="603BC522">
          <w:rPr>
            <w:rFonts w:ascii="Times New Roman" w:hAnsi="Times New Roman" w:eastAsia="Times New Roman" w:cs="Times New Roman"/>
          </w:rPr>
          <w:delText xml:space="preserve">. </w:delText>
        </w:r>
      </w:del>
      <w:commentRangeEnd w:id="846088591"/>
      <w:r>
        <w:rPr>
          <w:rStyle w:val="CommentReference"/>
        </w:rPr>
        <w:commentReference w:id="846088591"/>
      </w:r>
    </w:p>
    <w:p w:rsidR="47F79F86" w:rsidP="10834C76" w:rsidRDefault="47F79F86" w14:paraId="1623179F" w14:textId="17F9560F">
      <w:pPr>
        <w:spacing w:line="360" w:lineRule="auto"/>
        <w:jc w:val="both"/>
        <w:rPr>
          <w:rFonts w:ascii="Times New Roman" w:hAnsi="Times New Roman" w:eastAsia="Times New Roman" w:cs="Times New Roman"/>
          <w:b/>
          <w:bCs/>
        </w:rPr>
      </w:pPr>
    </w:p>
    <w:p w:rsidR="61F53DC6" w:rsidP="10834C76" w:rsidRDefault="61F53DC6" w14:paraId="181F8B6C" w14:textId="627EEEA2">
      <w:pPr>
        <w:spacing w:line="360" w:lineRule="auto"/>
        <w:jc w:val="both"/>
        <w:rPr>
          <w:rFonts w:ascii="Times New Roman" w:hAnsi="Times New Roman" w:eastAsia="Times New Roman" w:cs="Times New Roman"/>
          <w:b/>
          <w:bCs/>
        </w:rPr>
      </w:pPr>
      <w:r w:rsidRPr="47F79F86">
        <w:rPr>
          <w:rFonts w:ascii="Times New Roman" w:hAnsi="Times New Roman" w:eastAsia="Times New Roman" w:cs="Times New Roman"/>
          <w:b/>
          <w:bCs/>
        </w:rPr>
        <w:t xml:space="preserve">Problem: </w:t>
      </w:r>
    </w:p>
    <w:p w:rsidR="3E85F34E" w:rsidP="7ACD0BB7" w:rsidRDefault="3E85F34E" w14:paraId="75BB96C6" w14:textId="3B9FFC0D">
      <w:pPr>
        <w:spacing w:line="360" w:lineRule="auto"/>
        <w:ind w:firstLine="720"/>
        <w:jc w:val="both"/>
        <w:rPr>
          <w:rFonts w:ascii="Times New Roman" w:hAnsi="Times New Roman" w:eastAsia="Times New Roman" w:cs="Times New Roman"/>
          <w:highlight w:val="yellow"/>
          <w:rPrChange w:author="Contreras-Vidal, Jose L" w:date="2024-09-24T12:38:26.037Z" w:id="1234965233">
            <w:rPr>
              <w:rFonts w:ascii="Times New Roman" w:hAnsi="Times New Roman" w:eastAsia="Times New Roman" w:cs="Times New Roman"/>
            </w:rPr>
          </w:rPrChange>
        </w:rPr>
      </w:pPr>
      <w:r w:rsidRPr="7ACD0BB7" w:rsidR="1A99FF3F">
        <w:rPr>
          <w:rFonts w:ascii="Times New Roman" w:hAnsi="Times New Roman" w:eastAsia="Times New Roman" w:cs="Times New Roman"/>
          <w:highlight w:val="yellow"/>
          <w:rPrChange w:author="Contreras-Vidal, Jose L" w:date="2024-09-24T12:38:26.019Z" w:id="174301998">
            <w:rPr>
              <w:rFonts w:ascii="Times New Roman" w:hAnsi="Times New Roman" w:eastAsia="Times New Roman" w:cs="Times New Roman"/>
            </w:rPr>
          </w:rPrChange>
        </w:rPr>
        <w:t xml:space="preserve">Refineries, chemical process plants, oil companies, and some utility companies depend on underwater infrastructure to </w:t>
      </w:r>
      <w:r w:rsidRPr="7ACD0BB7" w:rsidR="1A99FF3F">
        <w:rPr>
          <w:rFonts w:ascii="Times New Roman" w:hAnsi="Times New Roman" w:eastAsia="Times New Roman" w:cs="Times New Roman"/>
          <w:highlight w:val="yellow"/>
          <w:rPrChange w:author="Contreras-Vidal, Jose L" w:date="2024-09-24T12:38:26.019Z" w:id="1435915347">
            <w:rPr>
              <w:rFonts w:ascii="Times New Roman" w:hAnsi="Times New Roman" w:eastAsia="Times New Roman" w:cs="Times New Roman"/>
            </w:rPr>
          </w:rPrChange>
        </w:rPr>
        <w:t>operate</w:t>
      </w:r>
      <w:r w:rsidRPr="7ACD0BB7" w:rsidR="1A99FF3F">
        <w:rPr>
          <w:rFonts w:ascii="Times New Roman" w:hAnsi="Times New Roman" w:eastAsia="Times New Roman" w:cs="Times New Roman"/>
          <w:highlight w:val="yellow"/>
          <w:rPrChange w:author="Contreras-Vidal, Jose L" w:date="2024-09-24T12:38:26.019Z" w:id="430384161">
            <w:rPr>
              <w:rFonts w:ascii="Times New Roman" w:hAnsi="Times New Roman" w:eastAsia="Times New Roman" w:cs="Times New Roman"/>
            </w:rPr>
          </w:rPrChange>
        </w:rPr>
        <w:t xml:space="preserve"> their business. One of the bigges</w:t>
      </w:r>
      <w:r w:rsidRPr="7ACD0BB7" w:rsidR="4E8C1D1B">
        <w:rPr>
          <w:rFonts w:ascii="Times New Roman" w:hAnsi="Times New Roman" w:eastAsia="Times New Roman" w:cs="Times New Roman"/>
          <w:highlight w:val="yellow"/>
          <w:rPrChange w:author="Contreras-Vidal, Jose L" w:date="2024-09-24T12:38:26.019Z" w:id="896252522">
            <w:rPr>
              <w:rFonts w:ascii="Times New Roman" w:hAnsi="Times New Roman" w:eastAsia="Times New Roman" w:cs="Times New Roman"/>
            </w:rPr>
          </w:rPrChange>
        </w:rPr>
        <w:t xml:space="preserve">t challenges within the industry is detecting faults in the underwater </w:t>
      </w:r>
      <w:r w:rsidRPr="7ACD0BB7" w:rsidR="237E6AFE">
        <w:rPr>
          <w:rFonts w:ascii="Times New Roman" w:hAnsi="Times New Roman" w:eastAsia="Times New Roman" w:cs="Times New Roman"/>
          <w:highlight w:val="yellow"/>
          <w:rPrChange w:author="Contreras-Vidal, Jose L" w:date="2024-09-24T12:38:26.02Z" w:id="671825857">
            <w:rPr>
              <w:rFonts w:ascii="Times New Roman" w:hAnsi="Times New Roman" w:eastAsia="Times New Roman" w:cs="Times New Roman"/>
            </w:rPr>
          </w:rPrChange>
        </w:rPr>
        <w:t xml:space="preserve">infrastructure. </w:t>
      </w:r>
      <w:r w:rsidRPr="7ACD0BB7" w:rsidR="37EA8CF6">
        <w:rPr>
          <w:rFonts w:ascii="Times New Roman" w:hAnsi="Times New Roman" w:eastAsia="Times New Roman" w:cs="Times New Roman"/>
          <w:highlight w:val="yellow"/>
          <w:rPrChange w:author="Contreras-Vidal, Jose L" w:date="2024-09-24T12:38:26.02Z" w:id="484076981">
            <w:rPr>
              <w:rFonts w:ascii="Times New Roman" w:hAnsi="Times New Roman" w:eastAsia="Times New Roman" w:cs="Times New Roman"/>
            </w:rPr>
          </w:rPrChange>
        </w:rPr>
        <w:t>This includes</w:t>
      </w:r>
      <w:r w:rsidRPr="7ACD0BB7" w:rsidR="237E6AFE">
        <w:rPr>
          <w:rFonts w:ascii="Times New Roman" w:hAnsi="Times New Roman" w:eastAsia="Times New Roman" w:cs="Times New Roman"/>
          <w:highlight w:val="yellow"/>
          <w:rPrChange w:author="Contreras-Vidal, Jose L" w:date="2024-09-24T12:38:26.021Z" w:id="1596128739">
            <w:rPr>
              <w:rFonts w:ascii="Times New Roman" w:hAnsi="Times New Roman" w:eastAsia="Times New Roman" w:cs="Times New Roman"/>
            </w:rPr>
          </w:rPrChange>
        </w:rPr>
        <w:t xml:space="preserve"> poor visibility and dangerous conditions for divers. </w:t>
      </w:r>
      <w:r w:rsidRPr="7ACD0BB7" w:rsidR="07A61A0F">
        <w:rPr>
          <w:rFonts w:ascii="Times New Roman" w:hAnsi="Times New Roman" w:eastAsia="Times New Roman" w:cs="Times New Roman"/>
          <w:highlight w:val="yellow"/>
          <w:rPrChange w:author="Contreras-Vidal, Jose L" w:date="2024-09-24T12:38:26.022Z" w:id="1694221862">
            <w:rPr>
              <w:rFonts w:ascii="Times New Roman" w:hAnsi="Times New Roman" w:eastAsia="Times New Roman" w:cs="Times New Roman"/>
            </w:rPr>
          </w:rPrChange>
        </w:rPr>
        <w:t xml:space="preserve">This technology will </w:t>
      </w:r>
      <w:r w:rsidRPr="7ACD0BB7" w:rsidR="2CCAE22B">
        <w:rPr>
          <w:rFonts w:ascii="Times New Roman" w:hAnsi="Times New Roman" w:eastAsia="Times New Roman" w:cs="Times New Roman"/>
          <w:highlight w:val="yellow"/>
          <w:rPrChange w:author="Contreras-Vidal, Jose L" w:date="2024-09-24T12:38:26.022Z" w:id="1669949279">
            <w:rPr>
              <w:rFonts w:ascii="Times New Roman" w:hAnsi="Times New Roman" w:eastAsia="Times New Roman" w:cs="Times New Roman"/>
            </w:rPr>
          </w:rPrChange>
        </w:rPr>
        <w:t xml:space="preserve">allow companies </w:t>
      </w:r>
      <w:r w:rsidRPr="7ACD0BB7" w:rsidR="0B8C50C8">
        <w:rPr>
          <w:rFonts w:ascii="Times New Roman" w:hAnsi="Times New Roman" w:eastAsia="Times New Roman" w:cs="Times New Roman"/>
          <w:highlight w:val="yellow"/>
          <w:rPrChange w:author="Contreras-Vidal, Jose L" w:date="2024-09-24T12:38:26.023Z" w:id="959620359">
            <w:rPr>
              <w:rFonts w:ascii="Times New Roman" w:hAnsi="Times New Roman" w:eastAsia="Times New Roman" w:cs="Times New Roman"/>
            </w:rPr>
          </w:rPrChange>
        </w:rPr>
        <w:t>to better</w:t>
      </w:r>
      <w:r w:rsidRPr="7ACD0BB7" w:rsidR="2CCAE22B">
        <w:rPr>
          <w:rFonts w:ascii="Times New Roman" w:hAnsi="Times New Roman" w:eastAsia="Times New Roman" w:cs="Times New Roman"/>
          <w:highlight w:val="yellow"/>
          <w:rPrChange w:author="Contreras-Vidal, Jose L" w:date="2024-09-24T12:38:26.023Z" w:id="1327658972">
            <w:rPr>
              <w:rFonts w:ascii="Times New Roman" w:hAnsi="Times New Roman" w:eastAsia="Times New Roman" w:cs="Times New Roman"/>
            </w:rPr>
          </w:rPrChange>
        </w:rPr>
        <w:t xml:space="preserve"> </w:t>
      </w:r>
      <w:r w:rsidRPr="7ACD0BB7" w:rsidR="2CCAE22B">
        <w:rPr>
          <w:rFonts w:ascii="Times New Roman" w:hAnsi="Times New Roman" w:eastAsia="Times New Roman" w:cs="Times New Roman"/>
          <w:highlight w:val="yellow"/>
          <w:rPrChange w:author="Contreras-Vidal, Jose L" w:date="2024-09-24T12:38:26.023Z" w:id="1408478841">
            <w:rPr>
              <w:rFonts w:ascii="Times New Roman" w:hAnsi="Times New Roman" w:eastAsia="Times New Roman" w:cs="Times New Roman"/>
            </w:rPr>
          </w:rPrChange>
        </w:rPr>
        <w:t>maintain</w:t>
      </w:r>
      <w:r w:rsidRPr="7ACD0BB7" w:rsidR="2CCAE22B">
        <w:rPr>
          <w:rFonts w:ascii="Times New Roman" w:hAnsi="Times New Roman" w:eastAsia="Times New Roman" w:cs="Times New Roman"/>
          <w:highlight w:val="yellow"/>
          <w:rPrChange w:author="Contreras-Vidal, Jose L" w:date="2024-09-24T12:38:26.023Z" w:id="684314373">
            <w:rPr>
              <w:rFonts w:ascii="Times New Roman" w:hAnsi="Times New Roman" w:eastAsia="Times New Roman" w:cs="Times New Roman"/>
            </w:rPr>
          </w:rPrChange>
        </w:rPr>
        <w:t xml:space="preserve"> the infrastructure to avoid breakages, </w:t>
      </w:r>
      <w:r w:rsidRPr="7ACD0BB7" w:rsidR="3932F5B8">
        <w:rPr>
          <w:rFonts w:ascii="Times New Roman" w:hAnsi="Times New Roman" w:eastAsia="Times New Roman" w:cs="Times New Roman"/>
          <w:highlight w:val="yellow"/>
          <w:rPrChange w:author="Contreras-Vidal, Jose L" w:date="2024-09-24T12:38:26.024Z" w:id="1485446633">
            <w:rPr>
              <w:rFonts w:ascii="Times New Roman" w:hAnsi="Times New Roman" w:eastAsia="Times New Roman" w:cs="Times New Roman"/>
            </w:rPr>
          </w:rPrChange>
        </w:rPr>
        <w:t>leaks</w:t>
      </w:r>
      <w:r w:rsidRPr="7ACD0BB7" w:rsidR="07A61A0F">
        <w:rPr>
          <w:rFonts w:ascii="Times New Roman" w:hAnsi="Times New Roman" w:eastAsia="Times New Roman" w:cs="Times New Roman"/>
          <w:highlight w:val="yellow"/>
          <w:rPrChange w:author="Contreras-Vidal, Jose L" w:date="2024-09-24T12:38:26.025Z" w:id="1663227805">
            <w:rPr>
              <w:rFonts w:ascii="Times New Roman" w:hAnsi="Times New Roman" w:eastAsia="Times New Roman" w:cs="Times New Roman"/>
            </w:rPr>
          </w:rPrChange>
        </w:rPr>
        <w:t xml:space="preserve"> </w:t>
      </w:r>
      <w:r w:rsidRPr="7ACD0BB7" w:rsidR="4D85ECDE">
        <w:rPr>
          <w:rFonts w:ascii="Times New Roman" w:hAnsi="Times New Roman" w:eastAsia="Times New Roman" w:cs="Times New Roman"/>
          <w:highlight w:val="yellow"/>
          <w:rPrChange w:author="Contreras-Vidal, Jose L" w:date="2024-09-24T12:38:26.025Z" w:id="1228206626">
            <w:rPr>
              <w:rFonts w:ascii="Times New Roman" w:hAnsi="Times New Roman" w:eastAsia="Times New Roman" w:cs="Times New Roman"/>
            </w:rPr>
          </w:rPrChange>
        </w:rPr>
        <w:t xml:space="preserve">and </w:t>
      </w:r>
      <w:r w:rsidRPr="7ACD0BB7" w:rsidR="4D85ECDE">
        <w:rPr>
          <w:rFonts w:ascii="Times New Roman" w:hAnsi="Times New Roman" w:eastAsia="Times New Roman" w:cs="Times New Roman"/>
          <w:highlight w:val="yellow"/>
          <w:rPrChange w:author="Contreras-Vidal, Jose L" w:date="2024-09-24T12:38:26.025Z" w:id="389151721">
            <w:rPr>
              <w:rFonts w:ascii="Times New Roman" w:hAnsi="Times New Roman" w:eastAsia="Times New Roman" w:cs="Times New Roman"/>
            </w:rPr>
          </w:rPrChange>
        </w:rPr>
        <w:t>ultimately damage</w:t>
      </w:r>
      <w:r w:rsidRPr="7ACD0BB7" w:rsidR="4D85ECDE">
        <w:rPr>
          <w:rFonts w:ascii="Times New Roman" w:hAnsi="Times New Roman" w:eastAsia="Times New Roman" w:cs="Times New Roman"/>
          <w:highlight w:val="yellow"/>
          <w:rPrChange w:author="Contreras-Vidal, Jose L" w:date="2024-09-24T12:38:26.025Z" w:id="69237237">
            <w:rPr>
              <w:rFonts w:ascii="Times New Roman" w:hAnsi="Times New Roman" w:eastAsia="Times New Roman" w:cs="Times New Roman"/>
            </w:rPr>
          </w:rPrChange>
        </w:rPr>
        <w:t xml:space="preserve"> and</w:t>
      </w:r>
      <w:r w:rsidRPr="7ACD0BB7" w:rsidR="28266B5D">
        <w:rPr>
          <w:rFonts w:ascii="Times New Roman" w:hAnsi="Times New Roman" w:eastAsia="Times New Roman" w:cs="Times New Roman"/>
          <w:highlight w:val="yellow"/>
          <w:rPrChange w:author="Contreras-Vidal, Jose L" w:date="2024-09-24T12:38:26.026Z" w:id="561141226">
            <w:rPr>
              <w:rFonts w:ascii="Times New Roman" w:hAnsi="Times New Roman" w:eastAsia="Times New Roman" w:cs="Times New Roman"/>
            </w:rPr>
          </w:rPrChange>
        </w:rPr>
        <w:t xml:space="preserve"> the</w:t>
      </w:r>
      <w:r w:rsidRPr="7ACD0BB7" w:rsidR="4D85ECDE">
        <w:rPr>
          <w:rFonts w:ascii="Times New Roman" w:hAnsi="Times New Roman" w:eastAsia="Times New Roman" w:cs="Times New Roman"/>
          <w:highlight w:val="yellow"/>
          <w:rPrChange w:author="Contreras-Vidal, Jose L" w:date="2024-09-24T12:38:26.027Z" w:id="1035255408">
            <w:rPr>
              <w:rFonts w:ascii="Times New Roman" w:hAnsi="Times New Roman" w:eastAsia="Times New Roman" w:cs="Times New Roman"/>
            </w:rPr>
          </w:rPrChange>
        </w:rPr>
        <w:t xml:space="preserve"> costs associated. </w:t>
      </w:r>
      <w:r w:rsidRPr="7ACD0BB7" w:rsidR="32C26AE5">
        <w:rPr>
          <w:rFonts w:ascii="Times New Roman" w:hAnsi="Times New Roman" w:eastAsia="Times New Roman" w:cs="Times New Roman"/>
          <w:highlight w:val="yellow"/>
          <w:rPrChange w:author="Contreras-Vidal, Jose L" w:date="2024-09-24T12:38:26.028Z" w:id="1451037845">
            <w:rPr>
              <w:rFonts w:ascii="Times New Roman" w:hAnsi="Times New Roman" w:eastAsia="Times New Roman" w:cs="Times New Roman"/>
            </w:rPr>
          </w:rPrChange>
        </w:rPr>
        <w:t>In short, s</w:t>
      </w:r>
      <w:r w:rsidRPr="7ACD0BB7" w:rsidR="74A1D5A1">
        <w:rPr>
          <w:rFonts w:ascii="Times New Roman" w:hAnsi="Times New Roman" w:eastAsia="Times New Roman" w:cs="Times New Roman"/>
          <w:highlight w:val="yellow"/>
          <w:rPrChange w:author="Contreras-Vidal, Jose L" w:date="2024-09-24T12:38:26.029Z" w:id="471717669">
            <w:rPr>
              <w:rFonts w:ascii="Times New Roman" w:hAnsi="Times New Roman" w:eastAsia="Times New Roman" w:cs="Times New Roman"/>
            </w:rPr>
          </w:rPrChange>
        </w:rPr>
        <w:t>ubsea pipelines</w:t>
      </w:r>
      <w:r w:rsidRPr="7ACD0BB7" w:rsidR="50525EEC">
        <w:rPr>
          <w:rFonts w:ascii="Times New Roman" w:hAnsi="Times New Roman" w:eastAsia="Times New Roman" w:cs="Times New Roman"/>
          <w:highlight w:val="yellow"/>
          <w:rPrChange w:author="Contreras-Vidal, Jose L" w:date="2024-09-24T12:38:26.029Z" w:id="1146386329">
            <w:rPr>
              <w:rFonts w:ascii="Times New Roman" w:hAnsi="Times New Roman" w:eastAsia="Times New Roman" w:cs="Times New Roman"/>
            </w:rPr>
          </w:rPrChange>
        </w:rPr>
        <w:t xml:space="preserve"> often transport oil, gas, and other essential resources</w:t>
      </w:r>
      <w:r w:rsidRPr="7ACD0BB7" w:rsidR="22C71406">
        <w:rPr>
          <w:rFonts w:ascii="Times New Roman" w:hAnsi="Times New Roman" w:eastAsia="Times New Roman" w:cs="Times New Roman"/>
          <w:highlight w:val="yellow"/>
          <w:rPrChange w:author="Contreras-Vidal, Jose L" w:date="2024-09-24T12:38:26.03Z" w:id="1541496436">
            <w:rPr>
              <w:rFonts w:ascii="Times New Roman" w:hAnsi="Times New Roman" w:eastAsia="Times New Roman" w:cs="Times New Roman"/>
            </w:rPr>
          </w:rPrChange>
        </w:rPr>
        <w:t xml:space="preserve"> which are</w:t>
      </w:r>
      <w:r w:rsidRPr="7ACD0BB7" w:rsidR="50525EEC">
        <w:rPr>
          <w:rFonts w:ascii="Times New Roman" w:hAnsi="Times New Roman" w:eastAsia="Times New Roman" w:cs="Times New Roman"/>
          <w:highlight w:val="yellow"/>
          <w:rPrChange w:author="Contreras-Vidal, Jose L" w:date="2024-09-24T12:38:26.031Z" w:id="215231708">
            <w:rPr>
              <w:rFonts w:ascii="Times New Roman" w:hAnsi="Times New Roman" w:eastAsia="Times New Roman" w:cs="Times New Roman"/>
            </w:rPr>
          </w:rPrChange>
        </w:rPr>
        <w:t xml:space="preserve"> subject to </w:t>
      </w:r>
      <w:r w:rsidRPr="7ACD0BB7" w:rsidR="76E3953C">
        <w:rPr>
          <w:rFonts w:ascii="Times New Roman" w:hAnsi="Times New Roman" w:eastAsia="Times New Roman" w:cs="Times New Roman"/>
          <w:highlight w:val="yellow"/>
          <w:rPrChange w:author="Contreras-Vidal, Jose L" w:date="2024-09-24T12:38:26.032Z" w:id="1599005742">
            <w:rPr>
              <w:rFonts w:ascii="Times New Roman" w:hAnsi="Times New Roman" w:eastAsia="Times New Roman" w:cs="Times New Roman"/>
            </w:rPr>
          </w:rPrChange>
        </w:rPr>
        <w:t>corrosion</w:t>
      </w:r>
      <w:r w:rsidRPr="7ACD0BB7" w:rsidR="50525EEC">
        <w:rPr>
          <w:rFonts w:ascii="Times New Roman" w:hAnsi="Times New Roman" w:eastAsia="Times New Roman" w:cs="Times New Roman"/>
          <w:highlight w:val="yellow"/>
          <w:rPrChange w:author="Contreras-Vidal, Jose L" w:date="2024-09-24T12:38:26.032Z" w:id="497338823">
            <w:rPr>
              <w:rFonts w:ascii="Times New Roman" w:hAnsi="Times New Roman" w:eastAsia="Times New Roman" w:cs="Times New Roman"/>
            </w:rPr>
          </w:rPrChange>
        </w:rPr>
        <w:t xml:space="preserve">, structural </w:t>
      </w:r>
      <w:r w:rsidRPr="7ACD0BB7" w:rsidR="50525EEC">
        <w:rPr>
          <w:rFonts w:ascii="Times New Roman" w:hAnsi="Times New Roman" w:eastAsia="Times New Roman" w:cs="Times New Roman"/>
          <w:highlight w:val="yellow"/>
          <w:rPrChange w:author="Contreras-Vidal, Jose L" w:date="2024-09-24T12:38:26.032Z" w:id="770483318">
            <w:rPr>
              <w:rFonts w:ascii="Times New Roman" w:hAnsi="Times New Roman" w:eastAsia="Times New Roman" w:cs="Times New Roman"/>
            </w:rPr>
          </w:rPrChange>
        </w:rPr>
        <w:t>fatigue</w:t>
      </w:r>
      <w:r w:rsidRPr="7ACD0BB7" w:rsidR="50525EEC">
        <w:rPr>
          <w:rFonts w:ascii="Times New Roman" w:hAnsi="Times New Roman" w:eastAsia="Times New Roman" w:cs="Times New Roman"/>
          <w:highlight w:val="yellow"/>
          <w:rPrChange w:author="Contreras-Vidal, Jose L" w:date="2024-09-24T12:38:26.032Z" w:id="177252029">
            <w:rPr>
              <w:rFonts w:ascii="Times New Roman" w:hAnsi="Times New Roman" w:eastAsia="Times New Roman" w:cs="Times New Roman"/>
            </w:rPr>
          </w:rPrChange>
        </w:rPr>
        <w:t xml:space="preserve"> and damage. </w:t>
      </w:r>
      <w:r w:rsidRPr="7ACD0BB7" w:rsidR="0E7DDB42">
        <w:rPr>
          <w:rFonts w:ascii="Times New Roman" w:hAnsi="Times New Roman" w:eastAsia="Times New Roman" w:cs="Times New Roman"/>
          <w:highlight w:val="yellow"/>
          <w:rPrChange w:author="Contreras-Vidal, Jose L" w:date="2024-09-24T12:38:26.033Z" w:id="1570440420">
            <w:rPr>
              <w:rFonts w:ascii="Times New Roman" w:hAnsi="Times New Roman" w:eastAsia="Times New Roman" w:cs="Times New Roman"/>
            </w:rPr>
          </w:rPrChange>
        </w:rPr>
        <w:t>Failures in these critical systems can cause environmental disasters, financial losses, and service disruptions</w:t>
      </w:r>
      <w:r w:rsidRPr="7ACD0BB7" w:rsidR="2E6192AA">
        <w:rPr>
          <w:rFonts w:ascii="Times New Roman" w:hAnsi="Times New Roman" w:eastAsia="Times New Roman" w:cs="Times New Roman"/>
          <w:highlight w:val="yellow"/>
          <w:rPrChange w:author="Contreras-Vidal, Jose L" w:date="2024-09-24T12:38:26.034Z" w:id="538253275">
            <w:rPr>
              <w:rFonts w:ascii="Times New Roman" w:hAnsi="Times New Roman" w:eastAsia="Times New Roman" w:cs="Times New Roman"/>
            </w:rPr>
          </w:rPrChange>
        </w:rPr>
        <w:t xml:space="preserve">. </w:t>
      </w:r>
      <w:r w:rsidRPr="7ACD0BB7" w:rsidR="4AB5BB04">
        <w:rPr>
          <w:rFonts w:ascii="Times New Roman" w:hAnsi="Times New Roman" w:eastAsia="Times New Roman" w:cs="Times New Roman"/>
          <w:highlight w:val="yellow"/>
          <w:rPrChange w:author="Contreras-Vidal, Jose L" w:date="2024-09-24T12:38:26.034Z" w:id="958233681">
            <w:rPr>
              <w:rFonts w:ascii="Times New Roman" w:hAnsi="Times New Roman" w:eastAsia="Times New Roman" w:cs="Times New Roman"/>
            </w:rPr>
          </w:rPrChange>
        </w:rPr>
        <w:t>The project addresses the need for efficiently and accurately detecting defects in pipelines</w:t>
      </w:r>
      <w:r w:rsidRPr="7ACD0BB7" w:rsidR="2ED2EFE8">
        <w:rPr>
          <w:rFonts w:ascii="Times New Roman" w:hAnsi="Times New Roman" w:eastAsia="Times New Roman" w:cs="Times New Roman"/>
          <w:highlight w:val="yellow"/>
          <w:rPrChange w:author="Contreras-Vidal, Jose L" w:date="2024-09-24T12:38:26.035Z" w:id="961682614">
            <w:rPr>
              <w:rFonts w:ascii="Times New Roman" w:hAnsi="Times New Roman" w:eastAsia="Times New Roman" w:cs="Times New Roman"/>
            </w:rPr>
          </w:rPrChange>
        </w:rPr>
        <w:t xml:space="preserve"> thus mitigating the potential downtime caused by failures</w:t>
      </w:r>
      <w:r w:rsidRPr="7ACD0BB7" w:rsidR="689DFAF4">
        <w:rPr>
          <w:rFonts w:ascii="Times New Roman" w:hAnsi="Times New Roman" w:eastAsia="Times New Roman" w:cs="Times New Roman"/>
          <w:highlight w:val="yellow"/>
          <w:rPrChange w:author="Contreras-Vidal, Jose L" w:date="2024-09-24T12:38:26.036Z" w:id="1009533363">
            <w:rPr>
              <w:rFonts w:ascii="Times New Roman" w:hAnsi="Times New Roman" w:eastAsia="Times New Roman" w:cs="Times New Roman"/>
            </w:rPr>
          </w:rPrChange>
        </w:rPr>
        <w:t>.</w:t>
      </w:r>
      <w:commentRangeStart w:id="396335383"/>
      <w:commentRangeEnd w:id="396335383"/>
      <w:r>
        <w:rPr>
          <w:rStyle w:val="CommentReference"/>
        </w:rPr>
        <w:commentReference w:id="396335383"/>
      </w:r>
    </w:p>
    <w:p w:rsidR="703A555C" w:rsidP="2C0E4982" w:rsidRDefault="703A555C" w14:paraId="38C716DB" w14:textId="6C319686">
      <w:pPr>
        <w:spacing w:line="360" w:lineRule="auto"/>
        <w:ind w:firstLine="720"/>
        <w:jc w:val="both"/>
        <w:rPr>
          <w:rFonts w:ascii="Times New Roman" w:hAnsi="Times New Roman" w:eastAsia="Times New Roman" w:cs="Times New Roman"/>
        </w:rPr>
      </w:pPr>
      <w:commentRangeStart w:id="1242003898"/>
      <w:r w:rsidRPr="7ACD0BB7" w:rsidR="689DFAF4">
        <w:rPr>
          <w:rFonts w:ascii="Times New Roman" w:hAnsi="Times New Roman" w:eastAsia="Times New Roman" w:cs="Times New Roman"/>
          <w:highlight w:val="yellow"/>
          <w:rPrChange w:author="Contreras-Vidal, Jose L" w:date="2024-09-24T12:43:45.344Z" w:id="667108491">
            <w:rPr>
              <w:rFonts w:ascii="Times New Roman" w:hAnsi="Times New Roman" w:eastAsia="Times New Roman" w:cs="Times New Roman"/>
            </w:rPr>
          </w:rPrChange>
        </w:rPr>
        <w:t>By developing a fish-like ROV we aim to provide a more agile and autonomous solution to pipeline inspection.</w:t>
      </w:r>
      <w:r w:rsidRPr="7ACD0BB7" w:rsidR="689DFAF4">
        <w:rPr>
          <w:rFonts w:ascii="Times New Roman" w:hAnsi="Times New Roman" w:eastAsia="Times New Roman" w:cs="Times New Roman"/>
        </w:rPr>
        <w:t xml:space="preserve"> </w:t>
      </w:r>
      <w:commentRangeEnd w:id="1242003898"/>
      <w:r>
        <w:rPr>
          <w:rStyle w:val="CommentReference"/>
        </w:rPr>
        <w:commentReference w:id="1242003898"/>
      </w:r>
      <w:r w:rsidRPr="7ACD0BB7" w:rsidR="689DFAF4">
        <w:rPr>
          <w:rFonts w:ascii="Times New Roman" w:hAnsi="Times New Roman" w:eastAsia="Times New Roman" w:cs="Times New Roman"/>
          <w:highlight w:val="yellow"/>
          <w:rPrChange w:author="Contreras-Vidal, Jose L" w:date="2024-09-24T12:43:39.425Z" w:id="1452350575">
            <w:rPr>
              <w:rFonts w:ascii="Times New Roman" w:hAnsi="Times New Roman" w:eastAsia="Times New Roman" w:cs="Times New Roman"/>
            </w:rPr>
          </w:rPrChange>
        </w:rPr>
        <w:t>The technology enables</w:t>
      </w:r>
      <w:r w:rsidRPr="7ACD0BB7" w:rsidR="0EDF0C02">
        <w:rPr>
          <w:rFonts w:ascii="Times New Roman" w:hAnsi="Times New Roman" w:eastAsia="Times New Roman" w:cs="Times New Roman"/>
          <w:highlight w:val="yellow"/>
          <w:rPrChange w:author="Contreras-Vidal, Jose L" w:date="2024-09-24T12:43:39.427Z" w:id="1808762802">
            <w:rPr>
              <w:rFonts w:ascii="Times New Roman" w:hAnsi="Times New Roman" w:eastAsia="Times New Roman" w:cs="Times New Roman"/>
            </w:rPr>
          </w:rPrChange>
        </w:rPr>
        <w:t xml:space="preserve"> continuous and real-time monitoring of pipelines therefore reducing </w:t>
      </w:r>
      <w:r w:rsidRPr="7ACD0BB7" w:rsidR="1BB41A51">
        <w:rPr>
          <w:rFonts w:ascii="Times New Roman" w:hAnsi="Times New Roman" w:eastAsia="Times New Roman" w:cs="Times New Roman"/>
          <w:highlight w:val="yellow"/>
          <w:rPrChange w:author="Contreras-Vidal, Jose L" w:date="2024-09-24T12:43:39.427Z" w:id="1050982919">
            <w:rPr>
              <w:rFonts w:ascii="Times New Roman" w:hAnsi="Times New Roman" w:eastAsia="Times New Roman" w:cs="Times New Roman"/>
            </w:rPr>
          </w:rPrChange>
        </w:rPr>
        <w:t>maintenance</w:t>
      </w:r>
      <w:r w:rsidRPr="7ACD0BB7" w:rsidR="0EDF0C02">
        <w:rPr>
          <w:rFonts w:ascii="Times New Roman" w:hAnsi="Times New Roman" w:eastAsia="Times New Roman" w:cs="Times New Roman"/>
          <w:highlight w:val="yellow"/>
          <w:rPrChange w:author="Contreras-Vidal, Jose L" w:date="2024-09-24T12:43:39.428Z" w:id="413703047">
            <w:rPr>
              <w:rFonts w:ascii="Times New Roman" w:hAnsi="Times New Roman" w:eastAsia="Times New Roman" w:cs="Times New Roman"/>
            </w:rPr>
          </w:rPrChange>
        </w:rPr>
        <w:t xml:space="preserve"> costs</w:t>
      </w:r>
      <w:r w:rsidRPr="7ACD0BB7" w:rsidR="78B3F3A8">
        <w:rPr>
          <w:rFonts w:ascii="Times New Roman" w:hAnsi="Times New Roman" w:eastAsia="Times New Roman" w:cs="Times New Roman"/>
          <w:highlight w:val="yellow"/>
          <w:rPrChange w:author="Contreras-Vidal, Jose L" w:date="2024-09-24T12:43:39.429Z" w:id="1229929787">
            <w:rPr>
              <w:rFonts w:ascii="Times New Roman" w:hAnsi="Times New Roman" w:eastAsia="Times New Roman" w:cs="Times New Roman"/>
            </w:rPr>
          </w:rPrChange>
        </w:rPr>
        <w:t xml:space="preserve"> and </w:t>
      </w:r>
      <w:r w:rsidRPr="7ACD0BB7" w:rsidR="0F7A584C">
        <w:rPr>
          <w:rFonts w:ascii="Times New Roman" w:hAnsi="Times New Roman" w:eastAsia="Times New Roman" w:cs="Times New Roman"/>
          <w:highlight w:val="yellow"/>
          <w:rPrChange w:author="Contreras-Vidal, Jose L" w:date="2024-09-24T12:43:39.429Z" w:id="1276673803">
            <w:rPr>
              <w:rFonts w:ascii="Times New Roman" w:hAnsi="Times New Roman" w:eastAsia="Times New Roman" w:cs="Times New Roman"/>
            </w:rPr>
          </w:rPrChange>
        </w:rPr>
        <w:t>mitigating</w:t>
      </w:r>
      <w:r w:rsidRPr="7ACD0BB7" w:rsidR="78B3F3A8">
        <w:rPr>
          <w:rFonts w:ascii="Times New Roman" w:hAnsi="Times New Roman" w:eastAsia="Times New Roman" w:cs="Times New Roman"/>
          <w:highlight w:val="yellow"/>
          <w:rPrChange w:author="Contreras-Vidal, Jose L" w:date="2024-09-24T12:43:39.43Z" w:id="333595609">
            <w:rPr>
              <w:rFonts w:ascii="Times New Roman" w:hAnsi="Times New Roman" w:eastAsia="Times New Roman" w:cs="Times New Roman"/>
            </w:rPr>
          </w:rPrChange>
        </w:rPr>
        <w:t xml:space="preserve"> the risk of catastrophic failures. </w:t>
      </w:r>
      <w:r w:rsidRPr="7ACD0BB7" w:rsidR="757B4760">
        <w:rPr>
          <w:rFonts w:ascii="Times New Roman" w:hAnsi="Times New Roman" w:eastAsia="Times New Roman" w:cs="Times New Roman"/>
          <w:highlight w:val="yellow"/>
          <w:rPrChange w:author="Contreras-Vidal, Jose L" w:date="2024-09-24T12:43:39.43Z" w:id="1577937136">
            <w:rPr>
              <w:rFonts w:ascii="Times New Roman" w:hAnsi="Times New Roman" w:eastAsia="Times New Roman" w:cs="Times New Roman"/>
            </w:rPr>
          </w:rPrChange>
        </w:rPr>
        <w:t xml:space="preserve">By </w:t>
      </w:r>
      <w:r w:rsidRPr="7ACD0BB7" w:rsidR="757B4760">
        <w:rPr>
          <w:rFonts w:ascii="Times New Roman" w:hAnsi="Times New Roman" w:eastAsia="Times New Roman" w:cs="Times New Roman"/>
          <w:highlight w:val="yellow"/>
          <w:rPrChange w:author="Contreras-Vidal, Jose L" w:date="2024-09-24T12:43:39.431Z" w:id="894931286">
            <w:rPr>
              <w:rFonts w:ascii="Times New Roman" w:hAnsi="Times New Roman" w:eastAsia="Times New Roman" w:cs="Times New Roman"/>
            </w:rPr>
          </w:rPrChange>
        </w:rPr>
        <w:t>utilizing</w:t>
      </w:r>
      <w:r w:rsidRPr="7ACD0BB7" w:rsidR="757B4760">
        <w:rPr>
          <w:rFonts w:ascii="Times New Roman" w:hAnsi="Times New Roman" w:eastAsia="Times New Roman" w:cs="Times New Roman"/>
          <w:highlight w:val="yellow"/>
          <w:rPrChange w:author="Contreras-Vidal, Jose L" w:date="2024-09-24T12:43:39.432Z" w:id="111393769">
            <w:rPr>
              <w:rFonts w:ascii="Times New Roman" w:hAnsi="Times New Roman" w:eastAsia="Times New Roman" w:cs="Times New Roman"/>
            </w:rPr>
          </w:rPrChange>
        </w:rPr>
        <w:t xml:space="preserve"> hall-effect sensors we avoid the issues associated with camera-based ROV monitoring products already present</w:t>
      </w:r>
      <w:r w:rsidRPr="7ACD0BB7" w:rsidR="027E68CC">
        <w:rPr>
          <w:rFonts w:ascii="Times New Roman" w:hAnsi="Times New Roman" w:eastAsia="Times New Roman" w:cs="Times New Roman"/>
          <w:highlight w:val="yellow"/>
          <w:rPrChange w:author="Contreras-Vidal, Jose L" w:date="2024-09-24T12:43:39.432Z" w:id="364942160">
            <w:rPr>
              <w:rFonts w:ascii="Times New Roman" w:hAnsi="Times New Roman" w:eastAsia="Times New Roman" w:cs="Times New Roman"/>
            </w:rPr>
          </w:rPrChange>
        </w:rPr>
        <w:t xml:space="preserve">. </w:t>
      </w:r>
      <w:r w:rsidRPr="7ACD0BB7" w:rsidR="3F84FD16">
        <w:rPr>
          <w:rFonts w:ascii="Times New Roman" w:hAnsi="Times New Roman" w:eastAsia="Times New Roman" w:cs="Times New Roman"/>
          <w:highlight w:val="yellow"/>
          <w:rPrChange w:author="Contreras-Vidal, Jose L" w:date="2024-09-24T12:43:39.433Z" w:id="1199528196">
            <w:rPr>
              <w:rFonts w:ascii="Times New Roman" w:hAnsi="Times New Roman" w:eastAsia="Times New Roman" w:cs="Times New Roman"/>
            </w:rPr>
          </w:rPrChange>
        </w:rPr>
        <w:t>Furthermore, a fish-like design means that fins will be used for propul</w:t>
      </w:r>
      <w:r w:rsidRPr="7ACD0BB7" w:rsidR="24060429">
        <w:rPr>
          <w:rFonts w:ascii="Times New Roman" w:hAnsi="Times New Roman" w:eastAsia="Times New Roman" w:cs="Times New Roman"/>
          <w:highlight w:val="yellow"/>
          <w:rPrChange w:author="Contreras-Vidal, Jose L" w:date="2024-09-24T12:43:39.434Z" w:id="1536497962">
            <w:rPr>
              <w:rFonts w:ascii="Times New Roman" w:hAnsi="Times New Roman" w:eastAsia="Times New Roman" w:cs="Times New Roman"/>
            </w:rPr>
          </w:rPrChange>
        </w:rPr>
        <w:t>s</w:t>
      </w:r>
      <w:r w:rsidRPr="7ACD0BB7" w:rsidR="3F84FD16">
        <w:rPr>
          <w:rFonts w:ascii="Times New Roman" w:hAnsi="Times New Roman" w:eastAsia="Times New Roman" w:cs="Times New Roman"/>
          <w:highlight w:val="yellow"/>
          <w:rPrChange w:author="Contreras-Vidal, Jose L" w:date="2024-09-24T12:43:39.434Z" w:id="62931314">
            <w:rPr>
              <w:rFonts w:ascii="Times New Roman" w:hAnsi="Times New Roman" w:eastAsia="Times New Roman" w:cs="Times New Roman"/>
            </w:rPr>
          </w:rPrChange>
        </w:rPr>
        <w:t>ion rather than a propeller meaning areas with heavy vegetation would be more easily navigable.</w:t>
      </w:r>
      <w:r w:rsidRPr="7ACD0BB7" w:rsidR="0D63AD6D">
        <w:rPr>
          <w:rFonts w:ascii="Times New Roman" w:hAnsi="Times New Roman" w:eastAsia="Times New Roman" w:cs="Times New Roman"/>
          <w:highlight w:val="yellow"/>
          <w:rPrChange w:author="Contreras-Vidal, Jose L" w:date="2024-09-24T12:43:39.435Z" w:id="1455436858">
            <w:rPr>
              <w:rFonts w:ascii="Times New Roman" w:hAnsi="Times New Roman" w:eastAsia="Times New Roman" w:cs="Times New Roman"/>
            </w:rPr>
          </w:rPrChange>
        </w:rPr>
        <w:t xml:space="preserve"> T</w:t>
      </w:r>
      <w:r w:rsidRPr="7ACD0BB7" w:rsidR="3C317AB0">
        <w:rPr>
          <w:rFonts w:ascii="Times New Roman" w:hAnsi="Times New Roman" w:eastAsia="Times New Roman" w:cs="Times New Roman"/>
          <w:highlight w:val="yellow"/>
          <w:rPrChange w:author="Contreras-Vidal, Jose L" w:date="2024-09-24T12:43:39.435Z" w:id="196712405">
            <w:rPr>
              <w:rFonts w:ascii="Times New Roman" w:hAnsi="Times New Roman" w:eastAsia="Times New Roman" w:cs="Times New Roman"/>
            </w:rPr>
          </w:rPrChange>
        </w:rPr>
        <w:t>his</w:t>
      </w:r>
      <w:r w:rsidRPr="7ACD0BB7" w:rsidR="0D63AD6D">
        <w:rPr>
          <w:rFonts w:ascii="Times New Roman" w:hAnsi="Times New Roman" w:eastAsia="Times New Roman" w:cs="Times New Roman"/>
          <w:highlight w:val="yellow"/>
          <w:rPrChange w:author="Contreras-Vidal, Jose L" w:date="2024-09-24T12:43:39.436Z" w:id="534068584">
            <w:rPr>
              <w:rFonts w:ascii="Times New Roman" w:hAnsi="Times New Roman" w:eastAsia="Times New Roman" w:cs="Times New Roman"/>
            </w:rPr>
          </w:rPrChange>
        </w:rPr>
        <w:t xml:space="preserve"> design also reduces the environmental impact of </w:t>
      </w:r>
      <w:r w:rsidRPr="7ACD0BB7" w:rsidR="0D63AD6D">
        <w:rPr>
          <w:rFonts w:ascii="Times New Roman" w:hAnsi="Times New Roman" w:eastAsia="Times New Roman" w:cs="Times New Roman"/>
          <w:highlight w:val="yellow"/>
          <w:rPrChange w:author="Contreras-Vidal, Jose L" w:date="2024-09-24T12:43:39.437Z" w:id="746076701">
            <w:rPr>
              <w:rFonts w:ascii="Times New Roman" w:hAnsi="Times New Roman" w:eastAsia="Times New Roman" w:cs="Times New Roman"/>
            </w:rPr>
          </w:rPrChange>
        </w:rPr>
        <w:t>operating</w:t>
      </w:r>
      <w:r w:rsidRPr="7ACD0BB7" w:rsidR="0D63AD6D">
        <w:rPr>
          <w:rFonts w:ascii="Times New Roman" w:hAnsi="Times New Roman" w:eastAsia="Times New Roman" w:cs="Times New Roman"/>
          <w:highlight w:val="yellow"/>
          <w:rPrChange w:author="Contreras-Vidal, Jose L" w:date="2024-09-24T12:43:39.437Z" w:id="1462390675">
            <w:rPr>
              <w:rFonts w:ascii="Times New Roman" w:hAnsi="Times New Roman" w:eastAsia="Times New Roman" w:cs="Times New Roman"/>
            </w:rPr>
          </w:rPrChange>
        </w:rPr>
        <w:t xml:space="preserve"> a swarm of </w:t>
      </w:r>
      <w:r w:rsidRPr="7ACD0BB7" w:rsidR="3D4AB2C6">
        <w:rPr>
          <w:rFonts w:ascii="Times New Roman" w:hAnsi="Times New Roman" w:eastAsia="Times New Roman" w:cs="Times New Roman"/>
          <w:highlight w:val="yellow"/>
          <w:rPrChange w:author="Contreras-Vidal, Jose L" w:date="2024-09-24T12:43:39.438Z" w:id="551680989">
            <w:rPr>
              <w:rFonts w:ascii="Times New Roman" w:hAnsi="Times New Roman" w:eastAsia="Times New Roman" w:cs="Times New Roman"/>
            </w:rPr>
          </w:rPrChange>
        </w:rPr>
        <w:t xml:space="preserve">pipeline </w:t>
      </w:r>
      <w:r w:rsidRPr="7ACD0BB7" w:rsidR="0D63AD6D">
        <w:rPr>
          <w:rFonts w:ascii="Times New Roman" w:hAnsi="Times New Roman" w:eastAsia="Times New Roman" w:cs="Times New Roman"/>
          <w:highlight w:val="yellow"/>
          <w:rPrChange w:author="Contreras-Vidal, Jose L" w:date="2024-09-24T12:43:39.439Z" w:id="1222454516">
            <w:rPr>
              <w:rFonts w:ascii="Times New Roman" w:hAnsi="Times New Roman" w:eastAsia="Times New Roman" w:cs="Times New Roman"/>
            </w:rPr>
          </w:rPrChange>
        </w:rPr>
        <w:t>monitoring ROVs.</w:t>
      </w:r>
      <w:r w:rsidRPr="7ACD0BB7" w:rsidR="0D63AD6D">
        <w:rPr>
          <w:rFonts w:ascii="Times New Roman" w:hAnsi="Times New Roman" w:eastAsia="Times New Roman" w:cs="Times New Roman"/>
        </w:rPr>
        <w:t xml:space="preserve"> </w:t>
      </w:r>
    </w:p>
    <w:p w:rsidR="45BD7067" w:rsidP="2C24F0B0" w:rsidRDefault="45BD7067" w14:paraId="10870589" w14:textId="1C4DC47C">
      <w:pPr>
        <w:spacing w:line="360" w:lineRule="auto"/>
        <w:ind w:firstLine="720"/>
        <w:jc w:val="both"/>
        <w:rPr>
          <w:rFonts w:ascii="Times New Roman" w:hAnsi="Times New Roman" w:eastAsia="Times New Roman" w:cs="Times New Roman"/>
        </w:rPr>
      </w:pPr>
      <w:r w:rsidRPr="7ACD0BB7" w:rsidR="3E9D0C94">
        <w:rPr>
          <w:rFonts w:ascii="Times New Roman" w:hAnsi="Times New Roman" w:eastAsia="Times New Roman" w:cs="Times New Roman"/>
        </w:rPr>
        <w:t xml:space="preserve">Natural gas pipelines need to be inspected </w:t>
      </w:r>
      <w:r w:rsidRPr="7ACD0BB7" w:rsidR="2EFCC5C8">
        <w:rPr>
          <w:rFonts w:ascii="Times New Roman" w:hAnsi="Times New Roman" w:eastAsia="Times New Roman" w:cs="Times New Roman"/>
        </w:rPr>
        <w:t xml:space="preserve">every </w:t>
      </w:r>
      <w:r w:rsidRPr="7ACD0BB7" w:rsidR="3E9D0C94">
        <w:rPr>
          <w:rFonts w:ascii="Times New Roman" w:hAnsi="Times New Roman" w:eastAsia="Times New Roman" w:cs="Times New Roman"/>
        </w:rPr>
        <w:t>three to twelve months</w:t>
      </w:r>
      <w:r w:rsidRPr="7ACD0BB7" w:rsidR="6EE9A617">
        <w:rPr>
          <w:rFonts w:ascii="Times New Roman" w:hAnsi="Times New Roman" w:eastAsia="Times New Roman" w:cs="Times New Roman"/>
        </w:rPr>
        <w:t xml:space="preserve"> </w:t>
      </w:r>
      <w:r w:rsidRPr="7ACD0BB7" w:rsidR="53FFE53F">
        <w:rPr>
          <w:rFonts w:ascii="Times New Roman" w:hAnsi="Times New Roman" w:eastAsia="Times New Roman" w:cs="Times New Roman"/>
        </w:rPr>
        <w:t xml:space="preserve">based on the </w:t>
      </w:r>
      <w:commentRangeStart w:id="316374452"/>
      <w:r w:rsidRPr="7ACD0BB7" w:rsidR="53FFE53F">
        <w:rPr>
          <w:rFonts w:ascii="Times New Roman" w:hAnsi="Times New Roman" w:eastAsia="Times New Roman" w:cs="Times New Roman"/>
        </w:rPr>
        <w:t xml:space="preserve">Federal Right of Way Maintenance Requirements </w:t>
      </w:r>
      <w:r w:rsidRPr="7ACD0BB7" w:rsidR="5D958DC5">
        <w:rPr>
          <w:rFonts w:ascii="Times New Roman" w:hAnsi="Times New Roman" w:eastAsia="Times New Roman" w:cs="Times New Roman"/>
        </w:rPr>
        <w:t>for</w:t>
      </w:r>
      <w:r w:rsidRPr="7ACD0BB7" w:rsidR="53FFE53F">
        <w:rPr>
          <w:rFonts w:ascii="Times New Roman" w:hAnsi="Times New Roman" w:eastAsia="Times New Roman" w:cs="Times New Roman"/>
        </w:rPr>
        <w:t xml:space="preserve"> Pipelines</w:t>
      </w:r>
      <w:commentRangeEnd w:id="316374452"/>
      <w:r>
        <w:rPr>
          <w:rStyle w:val="CommentReference"/>
        </w:rPr>
        <w:commentReference w:id="316374452"/>
      </w:r>
      <w:r w:rsidRPr="7ACD0BB7" w:rsidR="53FFE53F">
        <w:rPr>
          <w:rFonts w:ascii="Times New Roman" w:hAnsi="Times New Roman" w:eastAsia="Times New Roman" w:cs="Times New Roman"/>
        </w:rPr>
        <w:t xml:space="preserve">. Pipelines that transport hazardous fluids </w:t>
      </w:r>
      <w:r w:rsidRPr="7ACD0BB7" w:rsidR="2D191FBB">
        <w:rPr>
          <w:rFonts w:ascii="Times New Roman" w:hAnsi="Times New Roman" w:eastAsia="Times New Roman" w:cs="Times New Roman"/>
        </w:rPr>
        <w:t>require inspection every three weeks, but no less than twenty-six times per</w:t>
      </w:r>
      <w:r w:rsidRPr="7ACD0BB7" w:rsidR="2CA65743">
        <w:rPr>
          <w:rFonts w:ascii="Times New Roman" w:hAnsi="Times New Roman" w:eastAsia="Times New Roman" w:cs="Times New Roman"/>
        </w:rPr>
        <w:t xml:space="preserve"> year. Although this may not seem too frequent for the</w:t>
      </w:r>
      <w:r w:rsidRPr="7ACD0BB7" w:rsidR="44AA90EC">
        <w:rPr>
          <w:rFonts w:ascii="Times New Roman" w:hAnsi="Times New Roman" w:eastAsia="Times New Roman" w:cs="Times New Roman"/>
        </w:rPr>
        <w:t xml:space="preserve"> average person, there are more than twenty thousand miles worth of pipeline underwater in the world</w:t>
      </w:r>
      <w:r w:rsidRPr="7ACD0BB7" w:rsidR="2D97851C">
        <w:rPr>
          <w:rFonts w:ascii="Times New Roman" w:hAnsi="Times New Roman" w:eastAsia="Times New Roman" w:cs="Times New Roman"/>
        </w:rPr>
        <w:t xml:space="preserve">. </w:t>
      </w:r>
      <w:r w:rsidRPr="7ACD0BB7" w:rsidR="2D97851C">
        <w:rPr>
          <w:rFonts w:ascii="Times New Roman" w:hAnsi="Times New Roman" w:eastAsia="Times New Roman" w:cs="Times New Roman"/>
        </w:rPr>
        <w:t>Large portions</w:t>
      </w:r>
      <w:r w:rsidRPr="7ACD0BB7" w:rsidR="2D97851C">
        <w:rPr>
          <w:rFonts w:ascii="Times New Roman" w:hAnsi="Times New Roman" w:eastAsia="Times New Roman" w:cs="Times New Roman"/>
        </w:rPr>
        <w:t xml:space="preserve"> of that belong to massive companies </w:t>
      </w:r>
      <w:r w:rsidRPr="7ACD0BB7" w:rsidR="2D97851C">
        <w:rPr>
          <w:rFonts w:ascii="Times New Roman" w:hAnsi="Times New Roman" w:eastAsia="Times New Roman" w:cs="Times New Roman"/>
        </w:rPr>
        <w:t xml:space="preserve">which means costs add up. </w:t>
      </w:r>
      <w:commentRangeStart w:id="1266846681"/>
      <w:r w:rsidRPr="7ACD0BB7" w:rsidR="2D97851C">
        <w:rPr>
          <w:rFonts w:ascii="Times New Roman" w:hAnsi="Times New Roman" w:eastAsia="Times New Roman" w:cs="Times New Roman"/>
        </w:rPr>
        <w:t>It can cost from ten thousand to one-hundred thousand dollars</w:t>
      </w:r>
      <w:r w:rsidRPr="7ACD0BB7" w:rsidR="79E6AEF1">
        <w:rPr>
          <w:rFonts w:ascii="Times New Roman" w:hAnsi="Times New Roman" w:eastAsia="Times New Roman" w:cs="Times New Roman"/>
        </w:rPr>
        <w:t xml:space="preserve"> per ROV</w:t>
      </w:r>
      <w:commentRangeEnd w:id="1266846681"/>
      <w:r>
        <w:rPr>
          <w:rStyle w:val="CommentReference"/>
        </w:rPr>
        <w:commentReference w:id="1266846681"/>
      </w:r>
      <w:r w:rsidRPr="7ACD0BB7" w:rsidR="79E6AEF1">
        <w:rPr>
          <w:rFonts w:ascii="Times New Roman" w:hAnsi="Times New Roman" w:eastAsia="Times New Roman" w:cs="Times New Roman"/>
        </w:rPr>
        <w:t xml:space="preserve"> which is much more cost effective than some of its counterparts. </w:t>
      </w:r>
      <w:r w:rsidRPr="7ACD0BB7" w:rsidR="70D9C62A">
        <w:rPr>
          <w:rFonts w:ascii="Times New Roman" w:hAnsi="Times New Roman" w:eastAsia="Times New Roman" w:cs="Times New Roman"/>
        </w:rPr>
        <w:t>Furthermore, preemptively dealing with underwater infrastructure issues will save companies large sums of money,</w:t>
      </w:r>
      <w:r w:rsidRPr="7ACD0BB7" w:rsidR="46C57D56">
        <w:rPr>
          <w:rFonts w:ascii="Times New Roman" w:hAnsi="Times New Roman" w:eastAsia="Times New Roman" w:cs="Times New Roman"/>
        </w:rPr>
        <w:t xml:space="preserve"> prevent potential catastrophes, and in the long-term help keep the environment healthier.</w:t>
      </w:r>
    </w:p>
    <w:p w:rsidR="10834C76" w:rsidP="10834C76" w:rsidRDefault="10834C76" w14:paraId="2F1A660B" w14:textId="474FA747">
      <w:pPr>
        <w:spacing w:line="360" w:lineRule="auto"/>
        <w:jc w:val="both"/>
        <w:rPr>
          <w:rFonts w:ascii="Times New Roman" w:hAnsi="Times New Roman" w:eastAsia="Times New Roman" w:cs="Times New Roman"/>
          <w:b/>
          <w:bCs/>
        </w:rPr>
      </w:pPr>
    </w:p>
    <w:p w:rsidR="198AE650" w:rsidP="10834C76" w:rsidRDefault="198AE650" w14:paraId="12322CE8" w14:textId="64BCAC39">
      <w:pPr>
        <w:spacing w:line="360" w:lineRule="auto"/>
        <w:jc w:val="both"/>
        <w:rPr>
          <w:rFonts w:ascii="Times New Roman" w:hAnsi="Times New Roman" w:eastAsia="Times New Roman" w:cs="Times New Roman"/>
          <w:b/>
          <w:bCs/>
        </w:rPr>
      </w:pPr>
      <w:r w:rsidRPr="47F79F86">
        <w:rPr>
          <w:rFonts w:ascii="Times New Roman" w:hAnsi="Times New Roman" w:eastAsia="Times New Roman" w:cs="Times New Roman"/>
          <w:b/>
          <w:bCs/>
        </w:rPr>
        <w:t>Need:</w:t>
      </w:r>
    </w:p>
    <w:p w:rsidR="33306346" w:rsidP="2C24F0B0" w:rsidRDefault="33306346" w14:paraId="7CC67E6B" w14:textId="5AD9E965">
      <w:pPr>
        <w:spacing w:line="360" w:lineRule="auto"/>
        <w:ind w:firstLine="720"/>
        <w:jc w:val="both"/>
        <w:rPr>
          <w:rFonts w:ascii="Times New Roman" w:hAnsi="Times New Roman" w:eastAsia="Times New Roman" w:cs="Times New Roman"/>
        </w:rPr>
      </w:pPr>
      <w:r w:rsidRPr="7ACD0BB7" w:rsidR="0AE874A6">
        <w:rPr>
          <w:rFonts w:ascii="Times New Roman" w:hAnsi="Times New Roman" w:eastAsia="Times New Roman" w:cs="Times New Roman"/>
        </w:rPr>
        <w:t xml:space="preserve">The need for this product stems from the growing demand for reliable, efficient, and non-invasive methods to inspect and </w:t>
      </w:r>
      <w:r w:rsidRPr="7ACD0BB7" w:rsidR="0AE874A6">
        <w:rPr>
          <w:rFonts w:ascii="Times New Roman" w:hAnsi="Times New Roman" w:eastAsia="Times New Roman" w:cs="Times New Roman"/>
        </w:rPr>
        <w:t>maintain</w:t>
      </w:r>
      <w:r w:rsidRPr="7ACD0BB7" w:rsidR="0AE874A6">
        <w:rPr>
          <w:rFonts w:ascii="Times New Roman" w:hAnsi="Times New Roman" w:eastAsia="Times New Roman" w:cs="Times New Roman"/>
        </w:rPr>
        <w:t xml:space="preserve"> pipelines and other infrastructure. Current methods such as </w:t>
      </w:r>
      <w:r w:rsidRPr="7ACD0BB7" w:rsidR="058A5D8E">
        <w:rPr>
          <w:rFonts w:ascii="Times New Roman" w:hAnsi="Times New Roman" w:eastAsia="Times New Roman" w:cs="Times New Roman"/>
        </w:rPr>
        <w:t>human divers or tethered ROVs are often time consuming and limited in their operation</w:t>
      </w:r>
      <w:commentRangeStart w:id="1068821666"/>
      <w:r w:rsidRPr="7ACD0BB7" w:rsidR="058A5D8E">
        <w:rPr>
          <w:rFonts w:ascii="Times New Roman" w:hAnsi="Times New Roman" w:eastAsia="Times New Roman" w:cs="Times New Roman"/>
        </w:rPr>
        <w:t>.</w:t>
      </w:r>
      <w:commentRangeEnd w:id="1068821666"/>
      <w:r>
        <w:rPr>
          <w:rStyle w:val="CommentReference"/>
        </w:rPr>
        <w:commentReference w:id="1068821666"/>
      </w:r>
      <w:r w:rsidRPr="7ACD0BB7" w:rsidR="56E9AB52">
        <w:rPr>
          <w:rFonts w:ascii="Times New Roman" w:hAnsi="Times New Roman" w:eastAsia="Times New Roman" w:cs="Times New Roman"/>
        </w:rPr>
        <w:t xml:space="preserve"> </w:t>
      </w:r>
      <w:r w:rsidRPr="7ACD0BB7" w:rsidR="56E9AB52">
        <w:rPr>
          <w:rFonts w:ascii="Times New Roman" w:hAnsi="Times New Roman" w:eastAsia="Times New Roman" w:cs="Times New Roman"/>
          <w:highlight w:val="yellow"/>
          <w:rPrChange w:author="Contreras-Vidal, Jose L" w:date="2024-09-24T12:47:36.072Z" w:id="1167173134">
            <w:rPr>
              <w:rFonts w:ascii="Times New Roman" w:hAnsi="Times New Roman" w:eastAsia="Times New Roman" w:cs="Times New Roman"/>
            </w:rPr>
          </w:rPrChange>
        </w:rPr>
        <w:t>This fish-like ROV equipped with hall-effect sensors addresses these challenges</w:t>
      </w:r>
      <w:r w:rsidRPr="7ACD0BB7" w:rsidR="69F14020">
        <w:rPr>
          <w:rFonts w:ascii="Times New Roman" w:hAnsi="Times New Roman" w:eastAsia="Times New Roman" w:cs="Times New Roman"/>
          <w:highlight w:val="yellow"/>
          <w:rPrChange w:author="Contreras-Vidal, Jose L" w:date="2024-09-24T12:47:36.073Z" w:id="1749662475">
            <w:rPr>
              <w:rFonts w:ascii="Times New Roman" w:hAnsi="Times New Roman" w:eastAsia="Times New Roman" w:cs="Times New Roman"/>
            </w:rPr>
          </w:rPrChange>
        </w:rPr>
        <w:t xml:space="preserve"> </w:t>
      </w:r>
      <w:r w:rsidRPr="7ACD0BB7" w:rsidR="4F97D191">
        <w:rPr>
          <w:rFonts w:ascii="Times New Roman" w:hAnsi="Times New Roman" w:eastAsia="Times New Roman" w:cs="Times New Roman"/>
          <w:highlight w:val="yellow"/>
          <w:rPrChange w:author="Contreras-Vidal, Jose L" w:date="2024-09-24T12:47:36.073Z" w:id="1952877317">
            <w:rPr>
              <w:rFonts w:ascii="Times New Roman" w:hAnsi="Times New Roman" w:eastAsia="Times New Roman" w:cs="Times New Roman"/>
            </w:rPr>
          </w:rPrChange>
        </w:rPr>
        <w:t>by providing an autonomous and agile so</w:t>
      </w:r>
      <w:r w:rsidRPr="7ACD0BB7" w:rsidR="4F3FBF32">
        <w:rPr>
          <w:rFonts w:ascii="Times New Roman" w:hAnsi="Times New Roman" w:eastAsia="Times New Roman" w:cs="Times New Roman"/>
          <w:highlight w:val="yellow"/>
          <w:rPrChange w:author="Contreras-Vidal, Jose L" w:date="2024-09-24T12:47:36.074Z" w:id="1663008526">
            <w:rPr>
              <w:rFonts w:ascii="Times New Roman" w:hAnsi="Times New Roman" w:eastAsia="Times New Roman" w:cs="Times New Roman"/>
            </w:rPr>
          </w:rPrChange>
        </w:rPr>
        <w:t>lution to detect and report back defects</w:t>
      </w:r>
      <w:r w:rsidRPr="7ACD0BB7" w:rsidR="27450BBF">
        <w:rPr>
          <w:rFonts w:ascii="Times New Roman" w:hAnsi="Times New Roman" w:eastAsia="Times New Roman" w:cs="Times New Roman"/>
          <w:highlight w:val="yellow"/>
          <w:rPrChange w:author="Contreras-Vidal, Jose L" w:date="2024-09-24T12:47:36.074Z" w:id="135667055">
            <w:rPr>
              <w:rFonts w:ascii="Times New Roman" w:hAnsi="Times New Roman" w:eastAsia="Times New Roman" w:cs="Times New Roman"/>
            </w:rPr>
          </w:rPrChange>
        </w:rPr>
        <w:t xml:space="preserve"> even in low-visibility environments</w:t>
      </w:r>
      <w:r w:rsidRPr="7ACD0BB7" w:rsidR="4F3FBF32">
        <w:rPr>
          <w:rFonts w:ascii="Times New Roman" w:hAnsi="Times New Roman" w:eastAsia="Times New Roman" w:cs="Times New Roman"/>
          <w:highlight w:val="yellow"/>
          <w:rPrChange w:author="Contreras-Vidal, Jose L" w:date="2024-09-24T12:47:36.075Z" w:id="103370616">
            <w:rPr>
              <w:rFonts w:ascii="Times New Roman" w:hAnsi="Times New Roman" w:eastAsia="Times New Roman" w:cs="Times New Roman"/>
            </w:rPr>
          </w:rPrChange>
        </w:rPr>
        <w:t>. Since the product mimics a fish, it can be deployed in swarms to cover large areas of a p</w:t>
      </w:r>
      <w:r w:rsidRPr="7ACD0BB7" w:rsidR="12C57C5D">
        <w:rPr>
          <w:rFonts w:ascii="Times New Roman" w:hAnsi="Times New Roman" w:eastAsia="Times New Roman" w:cs="Times New Roman"/>
          <w:highlight w:val="yellow"/>
          <w:rPrChange w:author="Contreras-Vidal, Jose L" w:date="2024-09-24T12:47:36.075Z" w:id="991925722">
            <w:rPr>
              <w:rFonts w:ascii="Times New Roman" w:hAnsi="Times New Roman" w:eastAsia="Times New Roman" w:cs="Times New Roman"/>
            </w:rPr>
          </w:rPrChange>
        </w:rPr>
        <w:t>ipeline.</w:t>
      </w:r>
      <w:r w:rsidRPr="7ACD0BB7" w:rsidR="12C57C5D">
        <w:rPr>
          <w:rFonts w:ascii="Times New Roman" w:hAnsi="Times New Roman" w:eastAsia="Times New Roman" w:cs="Times New Roman"/>
        </w:rPr>
        <w:t xml:space="preserve"> </w:t>
      </w:r>
      <w:commentRangeStart w:id="277112655"/>
      <w:commentRangeEnd w:id="277112655"/>
      <w:r>
        <w:rPr>
          <w:rStyle w:val="CommentReference"/>
        </w:rPr>
        <w:commentReference w:id="277112655"/>
      </w:r>
      <w:commentRangeStart w:id="2074088448"/>
      <w:commentRangeEnd w:id="2074088448"/>
      <w:r>
        <w:rPr>
          <w:rStyle w:val="CommentReference"/>
        </w:rPr>
        <w:commentReference w:id="2074088448"/>
      </w:r>
    </w:p>
    <w:p w:rsidR="47F79F86" w:rsidP="10834C76" w:rsidRDefault="47F79F86" w14:paraId="410FFB76" w14:textId="2619157F">
      <w:pPr>
        <w:spacing w:line="360" w:lineRule="auto"/>
        <w:jc w:val="both"/>
        <w:rPr>
          <w:rFonts w:ascii="Times New Roman" w:hAnsi="Times New Roman" w:eastAsia="Times New Roman" w:cs="Times New Roman"/>
        </w:rPr>
      </w:pPr>
    </w:p>
    <w:p w:rsidR="198AE650" w:rsidP="10834C76" w:rsidRDefault="198AE650" w14:paraId="10B500B7" w14:textId="7D5B7FCD">
      <w:pPr>
        <w:spacing w:line="360" w:lineRule="auto"/>
        <w:jc w:val="both"/>
        <w:rPr>
          <w:rFonts w:ascii="Times New Roman" w:hAnsi="Times New Roman" w:eastAsia="Times New Roman" w:cs="Times New Roman"/>
        </w:rPr>
      </w:pPr>
      <w:r w:rsidRPr="47F79F86">
        <w:rPr>
          <w:rFonts w:ascii="Times New Roman" w:hAnsi="Times New Roman" w:eastAsia="Times New Roman" w:cs="Times New Roman"/>
          <w:b/>
          <w:bCs/>
        </w:rPr>
        <w:t>Objective</w:t>
      </w:r>
      <w:r w:rsidRPr="47F79F86">
        <w:rPr>
          <w:rFonts w:ascii="Times New Roman" w:hAnsi="Times New Roman" w:eastAsia="Times New Roman" w:cs="Times New Roman"/>
        </w:rPr>
        <w:t>:</w:t>
      </w:r>
    </w:p>
    <w:p w:rsidR="6CB576F3" w:rsidP="2C24F0B0" w:rsidRDefault="26C96455" w14:paraId="36F0D335" w14:textId="5174A8C0">
      <w:pPr>
        <w:spacing w:line="360" w:lineRule="auto"/>
        <w:ind w:firstLine="720"/>
        <w:jc w:val="both"/>
        <w:rPr>
          <w:rFonts w:ascii="Times New Roman" w:hAnsi="Times New Roman" w:eastAsia="Times New Roman" w:cs="Times New Roman"/>
        </w:rPr>
      </w:pPr>
      <w:r w:rsidRPr="7ACD0BB7" w:rsidR="4C92DD90">
        <w:rPr>
          <w:rFonts w:ascii="Times New Roman" w:hAnsi="Times New Roman" w:eastAsia="Times New Roman" w:cs="Times New Roman"/>
        </w:rPr>
        <w:t xml:space="preserve">The </w:t>
      </w:r>
      <w:r w:rsidRPr="7ACD0BB7" w:rsidR="4C92DD90">
        <w:rPr>
          <w:rFonts w:ascii="Times New Roman" w:hAnsi="Times New Roman" w:eastAsia="Times New Roman" w:cs="Times New Roman"/>
        </w:rPr>
        <w:t>objective</w:t>
      </w:r>
      <w:r w:rsidRPr="7ACD0BB7" w:rsidR="4C92DD90">
        <w:rPr>
          <w:rFonts w:ascii="Times New Roman" w:hAnsi="Times New Roman" w:eastAsia="Times New Roman" w:cs="Times New Roman"/>
        </w:rPr>
        <w:t xml:space="preserve"> of this project is to deliver a</w:t>
      </w:r>
      <w:r w:rsidRPr="7ACD0BB7" w:rsidR="218E92B9">
        <w:rPr>
          <w:rFonts w:ascii="Times New Roman" w:hAnsi="Times New Roman" w:eastAsia="Times New Roman" w:cs="Times New Roman"/>
        </w:rPr>
        <w:t xml:space="preserve"> fully functional</w:t>
      </w:r>
      <w:r w:rsidRPr="7ACD0BB7" w:rsidR="4C92DD90">
        <w:rPr>
          <w:rFonts w:ascii="Times New Roman" w:hAnsi="Times New Roman" w:eastAsia="Times New Roman" w:cs="Times New Roman"/>
        </w:rPr>
        <w:t xml:space="preserve"> autonomous</w:t>
      </w:r>
      <w:r w:rsidRPr="7ACD0BB7" w:rsidR="2B18D3A2">
        <w:rPr>
          <w:rFonts w:ascii="Times New Roman" w:hAnsi="Times New Roman" w:eastAsia="Times New Roman" w:cs="Times New Roman"/>
        </w:rPr>
        <w:t xml:space="preserve"> </w:t>
      </w:r>
      <w:r w:rsidRPr="7ACD0BB7" w:rsidR="2B18D3A2">
        <w:rPr>
          <w:rFonts w:ascii="Times New Roman" w:hAnsi="Times New Roman" w:eastAsia="Times New Roman" w:cs="Times New Roman"/>
          <w:highlight w:val="yellow"/>
          <w:rPrChange w:author="Contreras-Vidal, Jose L" w:date="2024-09-24T12:48:24.222Z" w:id="899099365">
            <w:rPr>
              <w:rFonts w:ascii="Times New Roman" w:hAnsi="Times New Roman" w:eastAsia="Times New Roman" w:cs="Times New Roman"/>
            </w:rPr>
          </w:rPrChange>
        </w:rPr>
        <w:t>fish-</w:t>
      </w:r>
      <w:commentRangeStart w:id="17016232"/>
      <w:r w:rsidRPr="7ACD0BB7" w:rsidR="2B18D3A2">
        <w:rPr>
          <w:rFonts w:ascii="Times New Roman" w:hAnsi="Times New Roman" w:eastAsia="Times New Roman" w:cs="Times New Roman"/>
          <w:highlight w:val="yellow"/>
          <w:rPrChange w:author="Contreras-Vidal, Jose L" w:date="2024-09-24T12:48:24.222Z" w:id="738141658">
            <w:rPr>
              <w:rFonts w:ascii="Times New Roman" w:hAnsi="Times New Roman" w:eastAsia="Times New Roman" w:cs="Times New Roman"/>
            </w:rPr>
          </w:rPrChange>
        </w:rPr>
        <w:t>like</w:t>
      </w:r>
      <w:commentRangeEnd w:id="17016232"/>
      <w:r>
        <w:rPr>
          <w:rStyle w:val="CommentReference"/>
        </w:rPr>
        <w:commentReference w:id="17016232"/>
      </w:r>
      <w:r w:rsidRPr="7ACD0BB7" w:rsidR="4C92DD90">
        <w:rPr>
          <w:rFonts w:ascii="Times New Roman" w:hAnsi="Times New Roman" w:eastAsia="Times New Roman" w:cs="Times New Roman"/>
        </w:rPr>
        <w:t xml:space="preserve"> underwater</w:t>
      </w:r>
      <w:r w:rsidRPr="7ACD0BB7" w:rsidR="5E058E77">
        <w:rPr>
          <w:rFonts w:ascii="Times New Roman" w:hAnsi="Times New Roman" w:eastAsia="Times New Roman" w:cs="Times New Roman"/>
        </w:rPr>
        <w:t xml:space="preserve"> ROV</w:t>
      </w:r>
      <w:r w:rsidRPr="7ACD0BB7" w:rsidR="4C92DD90">
        <w:rPr>
          <w:rFonts w:ascii="Times New Roman" w:hAnsi="Times New Roman" w:eastAsia="Times New Roman" w:cs="Times New Roman"/>
        </w:rPr>
        <w:t xml:space="preserve"> </w:t>
      </w:r>
      <w:r w:rsidRPr="7ACD0BB7" w:rsidR="7AEFAF2C">
        <w:rPr>
          <w:rFonts w:ascii="Times New Roman" w:hAnsi="Times New Roman" w:eastAsia="Times New Roman" w:cs="Times New Roman"/>
        </w:rPr>
        <w:t>capable of detecting potential underwater pipe leakages.</w:t>
      </w:r>
      <w:r w:rsidRPr="7ACD0BB7" w:rsidR="6BDACB5B">
        <w:rPr>
          <w:rFonts w:ascii="Times New Roman" w:hAnsi="Times New Roman" w:eastAsia="Times New Roman" w:cs="Times New Roman"/>
        </w:rPr>
        <w:t xml:space="preserve"> The </w:t>
      </w:r>
      <w:r w:rsidRPr="7ACD0BB7" w:rsidR="06CCF2AA">
        <w:rPr>
          <w:rFonts w:ascii="Times New Roman" w:hAnsi="Times New Roman" w:eastAsia="Times New Roman" w:cs="Times New Roman"/>
        </w:rPr>
        <w:t xml:space="preserve">ROV’s </w:t>
      </w:r>
      <w:r w:rsidRPr="7ACD0BB7" w:rsidR="6BDACB5B">
        <w:rPr>
          <w:rFonts w:ascii="Times New Roman" w:hAnsi="Times New Roman" w:eastAsia="Times New Roman" w:cs="Times New Roman"/>
        </w:rPr>
        <w:t xml:space="preserve">capabilities will allow </w:t>
      </w:r>
      <w:r w:rsidRPr="7ACD0BB7" w:rsidR="06505FDD">
        <w:rPr>
          <w:rFonts w:ascii="Times New Roman" w:hAnsi="Times New Roman" w:eastAsia="Times New Roman" w:cs="Times New Roman"/>
        </w:rPr>
        <w:t xml:space="preserve">it to </w:t>
      </w:r>
      <w:r w:rsidRPr="7ACD0BB7" w:rsidR="241DCBCD">
        <w:rPr>
          <w:rFonts w:ascii="Times New Roman" w:hAnsi="Times New Roman" w:eastAsia="Times New Roman" w:cs="Times New Roman"/>
        </w:rPr>
        <w:t>autonomously</w:t>
      </w:r>
      <w:r w:rsidRPr="7ACD0BB7" w:rsidR="06505FDD">
        <w:rPr>
          <w:rFonts w:ascii="Times New Roman" w:hAnsi="Times New Roman" w:eastAsia="Times New Roman" w:cs="Times New Roman"/>
        </w:rPr>
        <w:t xml:space="preserve"> swim through varying underwater environments while </w:t>
      </w:r>
      <w:r w:rsidRPr="7ACD0BB7" w:rsidR="06505FDD">
        <w:rPr>
          <w:rFonts w:ascii="Times New Roman" w:hAnsi="Times New Roman" w:eastAsia="Times New Roman" w:cs="Times New Roman"/>
        </w:rPr>
        <w:t>leveraging</w:t>
      </w:r>
      <w:r w:rsidRPr="7ACD0BB7" w:rsidR="06505FDD">
        <w:rPr>
          <w:rFonts w:ascii="Times New Roman" w:hAnsi="Times New Roman" w:eastAsia="Times New Roman" w:cs="Times New Roman"/>
        </w:rPr>
        <w:t xml:space="preserve"> its fish-like design to navigate underwater </w:t>
      </w:r>
      <w:r w:rsidRPr="7ACD0BB7" w:rsidR="34D49879">
        <w:rPr>
          <w:rFonts w:ascii="Times New Roman" w:hAnsi="Times New Roman" w:eastAsia="Times New Roman" w:cs="Times New Roman"/>
        </w:rPr>
        <w:t>obstacles</w:t>
      </w:r>
      <w:r w:rsidRPr="7ACD0BB7" w:rsidR="5A355B54">
        <w:rPr>
          <w:rFonts w:ascii="Times New Roman" w:hAnsi="Times New Roman" w:eastAsia="Times New Roman" w:cs="Times New Roman"/>
        </w:rPr>
        <w:t>,</w:t>
      </w:r>
      <w:r w:rsidRPr="7ACD0BB7" w:rsidR="3178C739">
        <w:rPr>
          <w:rFonts w:ascii="Times New Roman" w:hAnsi="Times New Roman" w:eastAsia="Times New Roman" w:cs="Times New Roman"/>
        </w:rPr>
        <w:t xml:space="preserve"> mitigating </w:t>
      </w:r>
      <w:r w:rsidRPr="7ACD0BB7" w:rsidR="0B231737">
        <w:rPr>
          <w:rFonts w:ascii="Times New Roman" w:hAnsi="Times New Roman" w:eastAsia="Times New Roman" w:cs="Times New Roman"/>
        </w:rPr>
        <w:t xml:space="preserve">entanglements from underwater plant life </w:t>
      </w:r>
      <w:r w:rsidRPr="7ACD0BB7" w:rsidR="2FE45564">
        <w:rPr>
          <w:rFonts w:ascii="Times New Roman" w:hAnsi="Times New Roman" w:eastAsia="Times New Roman" w:cs="Times New Roman"/>
        </w:rPr>
        <w:t xml:space="preserve">found </w:t>
      </w:r>
      <w:r w:rsidRPr="7ACD0BB7" w:rsidR="0B231737">
        <w:rPr>
          <w:rFonts w:ascii="Times New Roman" w:hAnsi="Times New Roman" w:eastAsia="Times New Roman" w:cs="Times New Roman"/>
        </w:rPr>
        <w:t xml:space="preserve">with common </w:t>
      </w:r>
      <w:r w:rsidRPr="7ACD0BB7" w:rsidR="0DBA9231">
        <w:rPr>
          <w:rFonts w:ascii="Times New Roman" w:hAnsi="Times New Roman" w:eastAsia="Times New Roman" w:cs="Times New Roman"/>
        </w:rPr>
        <w:t>propeller</w:t>
      </w:r>
      <w:r w:rsidRPr="7ACD0BB7" w:rsidR="0B231737">
        <w:rPr>
          <w:rFonts w:ascii="Times New Roman" w:hAnsi="Times New Roman" w:eastAsia="Times New Roman" w:cs="Times New Roman"/>
        </w:rPr>
        <w:t xml:space="preserve"> </w:t>
      </w:r>
      <w:r w:rsidRPr="7ACD0BB7" w:rsidR="4CF37C8C">
        <w:rPr>
          <w:rFonts w:ascii="Times New Roman" w:hAnsi="Times New Roman" w:eastAsia="Times New Roman" w:cs="Times New Roman"/>
        </w:rPr>
        <w:t>ROVs</w:t>
      </w:r>
      <w:r w:rsidRPr="7ACD0BB7" w:rsidR="06505FDD">
        <w:rPr>
          <w:rFonts w:ascii="Times New Roman" w:hAnsi="Times New Roman" w:eastAsia="Times New Roman" w:cs="Times New Roman"/>
        </w:rPr>
        <w:t xml:space="preserve">. </w:t>
      </w:r>
      <w:r w:rsidRPr="7ACD0BB7" w:rsidR="74A3F5A0">
        <w:rPr>
          <w:rFonts w:ascii="Times New Roman" w:hAnsi="Times New Roman" w:eastAsia="Times New Roman" w:cs="Times New Roman"/>
        </w:rPr>
        <w:t xml:space="preserve">Given the ROV’s autonomous design, its system will provide it </w:t>
      </w:r>
      <w:r w:rsidRPr="7ACD0BB7" w:rsidR="040DABA5">
        <w:rPr>
          <w:rFonts w:ascii="Times New Roman" w:hAnsi="Times New Roman" w:eastAsia="Times New Roman" w:cs="Times New Roman"/>
        </w:rPr>
        <w:t>with</w:t>
      </w:r>
      <w:r w:rsidRPr="7ACD0BB7" w:rsidR="74A3F5A0">
        <w:rPr>
          <w:rFonts w:ascii="Times New Roman" w:hAnsi="Times New Roman" w:eastAsia="Times New Roman" w:cs="Times New Roman"/>
        </w:rPr>
        <w:t xml:space="preserve"> the ability to patrol large areas without human </w:t>
      </w:r>
      <w:r w:rsidRPr="7ACD0BB7" w:rsidR="62FF831E">
        <w:rPr>
          <w:rFonts w:ascii="Times New Roman" w:hAnsi="Times New Roman" w:eastAsia="Times New Roman" w:cs="Times New Roman"/>
        </w:rPr>
        <w:t>intervention yet</w:t>
      </w:r>
      <w:r w:rsidRPr="7ACD0BB7" w:rsidR="60203603">
        <w:rPr>
          <w:rFonts w:ascii="Times New Roman" w:hAnsi="Times New Roman" w:eastAsia="Times New Roman" w:cs="Times New Roman"/>
        </w:rPr>
        <w:t xml:space="preserve"> offering a manual override control when needed.</w:t>
      </w:r>
      <w:r w:rsidRPr="7ACD0BB7" w:rsidR="74A3F5A0">
        <w:rPr>
          <w:rFonts w:ascii="Times New Roman" w:hAnsi="Times New Roman" w:eastAsia="Times New Roman" w:cs="Times New Roman"/>
        </w:rPr>
        <w:t xml:space="preserve"> </w:t>
      </w:r>
      <w:r w:rsidRPr="7ACD0BB7" w:rsidR="114DB747">
        <w:rPr>
          <w:rFonts w:ascii="Times New Roman" w:hAnsi="Times New Roman" w:eastAsia="Times New Roman" w:cs="Times New Roman"/>
        </w:rPr>
        <w:t>While technical background is suggested, the</w:t>
      </w:r>
      <w:r w:rsidRPr="7ACD0BB7" w:rsidR="1301526A">
        <w:rPr>
          <w:rFonts w:ascii="Times New Roman" w:hAnsi="Times New Roman" w:eastAsia="Times New Roman" w:cs="Times New Roman"/>
        </w:rPr>
        <w:t xml:space="preserve"> ROV will feature a user-friendly design and interface, ensuring seamless deployment and retrieval. </w:t>
      </w:r>
      <w:r w:rsidRPr="7ACD0BB7" w:rsidR="3E219D65">
        <w:rPr>
          <w:rFonts w:ascii="Times New Roman" w:hAnsi="Times New Roman" w:eastAsia="Times New Roman" w:cs="Times New Roman"/>
        </w:rPr>
        <w:t>Via</w:t>
      </w:r>
      <w:r w:rsidRPr="7ACD0BB7" w:rsidR="475C91A0">
        <w:rPr>
          <w:rFonts w:ascii="Times New Roman" w:hAnsi="Times New Roman" w:eastAsia="Times New Roman" w:cs="Times New Roman"/>
        </w:rPr>
        <w:t xml:space="preserve"> the </w:t>
      </w:r>
      <w:r w:rsidRPr="7ACD0BB7" w:rsidR="6B3CBE5F">
        <w:rPr>
          <w:rFonts w:ascii="Times New Roman" w:hAnsi="Times New Roman" w:eastAsia="Times New Roman" w:cs="Times New Roman"/>
        </w:rPr>
        <w:t>ROV</w:t>
      </w:r>
      <w:r w:rsidRPr="7ACD0BB7" w:rsidR="475C91A0">
        <w:rPr>
          <w:rFonts w:ascii="Times New Roman" w:hAnsi="Times New Roman" w:eastAsia="Times New Roman" w:cs="Times New Roman"/>
        </w:rPr>
        <w:t xml:space="preserve">s hall sensors, </w:t>
      </w:r>
      <w:r w:rsidRPr="7ACD0BB7" w:rsidR="23FBAAD5">
        <w:rPr>
          <w:rFonts w:ascii="Times New Roman" w:hAnsi="Times New Roman" w:eastAsia="Times New Roman" w:cs="Times New Roman"/>
        </w:rPr>
        <w:t xml:space="preserve">the </w:t>
      </w:r>
      <w:r w:rsidRPr="7ACD0BB7" w:rsidR="5921B641">
        <w:rPr>
          <w:rFonts w:ascii="Times New Roman" w:hAnsi="Times New Roman" w:eastAsia="Times New Roman" w:cs="Times New Roman"/>
        </w:rPr>
        <w:t>ROV</w:t>
      </w:r>
      <w:r w:rsidRPr="7ACD0BB7" w:rsidR="23FBAAD5">
        <w:rPr>
          <w:rFonts w:ascii="Times New Roman" w:hAnsi="Times New Roman" w:eastAsia="Times New Roman" w:cs="Times New Roman"/>
        </w:rPr>
        <w:t xml:space="preserve"> </w:t>
      </w:r>
      <w:r w:rsidRPr="7ACD0BB7" w:rsidR="683F463A">
        <w:rPr>
          <w:rFonts w:ascii="Times New Roman" w:hAnsi="Times New Roman" w:eastAsia="Times New Roman" w:cs="Times New Roman"/>
        </w:rPr>
        <w:t xml:space="preserve">will detect leaks </w:t>
      </w:r>
      <w:r w:rsidRPr="7ACD0BB7" w:rsidR="00D1ADC1">
        <w:rPr>
          <w:rFonts w:ascii="Times New Roman" w:hAnsi="Times New Roman" w:eastAsia="Times New Roman" w:cs="Times New Roman"/>
        </w:rPr>
        <w:t>i</w:t>
      </w:r>
      <w:r w:rsidRPr="7ACD0BB7" w:rsidR="683F463A">
        <w:rPr>
          <w:rFonts w:ascii="Times New Roman" w:hAnsi="Times New Roman" w:eastAsia="Times New Roman" w:cs="Times New Roman"/>
        </w:rPr>
        <w:t xml:space="preserve">n underwater pipes by sensing disruptions in the </w:t>
      </w:r>
      <w:r w:rsidRPr="7ACD0BB7" w:rsidR="7DDBFE2D">
        <w:rPr>
          <w:rFonts w:ascii="Times New Roman" w:hAnsi="Times New Roman" w:eastAsia="Times New Roman" w:cs="Times New Roman"/>
        </w:rPr>
        <w:t>magnetic fields</w:t>
      </w:r>
      <w:r w:rsidRPr="7ACD0BB7" w:rsidR="4B9644A5">
        <w:rPr>
          <w:rFonts w:ascii="Times New Roman" w:hAnsi="Times New Roman" w:eastAsia="Times New Roman" w:cs="Times New Roman"/>
        </w:rPr>
        <w:t>. Th</w:t>
      </w:r>
      <w:r w:rsidRPr="7ACD0BB7" w:rsidR="52F37AB5">
        <w:rPr>
          <w:rFonts w:ascii="Times New Roman" w:hAnsi="Times New Roman" w:eastAsia="Times New Roman" w:cs="Times New Roman"/>
        </w:rPr>
        <w:t>e</w:t>
      </w:r>
      <w:r w:rsidRPr="7ACD0BB7" w:rsidR="4B9644A5">
        <w:rPr>
          <w:rFonts w:ascii="Times New Roman" w:hAnsi="Times New Roman" w:eastAsia="Times New Roman" w:cs="Times New Roman"/>
        </w:rPr>
        <w:t xml:space="preserve"> </w:t>
      </w:r>
      <w:r w:rsidRPr="7ACD0BB7" w:rsidR="2BA8CDFD">
        <w:rPr>
          <w:rFonts w:ascii="Times New Roman" w:hAnsi="Times New Roman" w:eastAsia="Times New Roman" w:cs="Times New Roman"/>
        </w:rPr>
        <w:t xml:space="preserve">ROV </w:t>
      </w:r>
      <w:r w:rsidRPr="7ACD0BB7" w:rsidR="4B9644A5">
        <w:rPr>
          <w:rFonts w:ascii="Times New Roman" w:hAnsi="Times New Roman" w:eastAsia="Times New Roman" w:cs="Times New Roman"/>
        </w:rPr>
        <w:t>will collect data on pipeline conditions</w:t>
      </w:r>
      <w:r w:rsidRPr="7ACD0BB7" w:rsidR="2CC0D731">
        <w:rPr>
          <w:rFonts w:ascii="Times New Roman" w:hAnsi="Times New Roman" w:eastAsia="Times New Roman" w:cs="Times New Roman"/>
        </w:rPr>
        <w:t xml:space="preserve">, </w:t>
      </w:r>
      <w:r w:rsidRPr="7ACD0BB7" w:rsidR="72413A9C">
        <w:rPr>
          <w:rFonts w:ascii="Times New Roman" w:hAnsi="Times New Roman" w:eastAsia="Times New Roman" w:cs="Times New Roman"/>
        </w:rPr>
        <w:t xml:space="preserve">GPS </w:t>
      </w:r>
      <w:r w:rsidRPr="7ACD0BB7" w:rsidR="2CC0D731">
        <w:rPr>
          <w:rFonts w:ascii="Times New Roman" w:hAnsi="Times New Roman" w:eastAsia="Times New Roman" w:cs="Times New Roman"/>
        </w:rPr>
        <w:t>leakage location,</w:t>
      </w:r>
      <w:r w:rsidRPr="7ACD0BB7" w:rsidR="4B9644A5">
        <w:rPr>
          <w:rFonts w:ascii="Times New Roman" w:hAnsi="Times New Roman" w:eastAsia="Times New Roman" w:cs="Times New Roman"/>
        </w:rPr>
        <w:t xml:space="preserve"> and </w:t>
      </w:r>
      <w:r w:rsidRPr="7ACD0BB7" w:rsidR="4B9644A5">
        <w:rPr>
          <w:rFonts w:ascii="Times New Roman" w:hAnsi="Times New Roman" w:eastAsia="Times New Roman" w:cs="Times New Roman"/>
        </w:rPr>
        <w:t>transmit</w:t>
      </w:r>
      <w:r w:rsidRPr="7ACD0BB7" w:rsidR="4B9644A5">
        <w:rPr>
          <w:rFonts w:ascii="Times New Roman" w:hAnsi="Times New Roman" w:eastAsia="Times New Roman" w:cs="Times New Roman"/>
        </w:rPr>
        <w:t xml:space="preserve"> real-time feedback to operators on shore</w:t>
      </w:r>
      <w:r w:rsidRPr="7ACD0BB7" w:rsidR="0DDD3C8C">
        <w:rPr>
          <w:rFonts w:ascii="Times New Roman" w:hAnsi="Times New Roman" w:eastAsia="Times New Roman" w:cs="Times New Roman"/>
        </w:rPr>
        <w:t xml:space="preserve">, ensuring immediate awareness of issues. </w:t>
      </w:r>
      <w:commentRangeStart w:id="1590837022"/>
      <w:commentRangeEnd w:id="1590837022"/>
      <w:r>
        <w:rPr>
          <w:rStyle w:val="CommentReference"/>
        </w:rPr>
        <w:commentReference w:id="1590837022"/>
      </w:r>
    </w:p>
    <w:p w:rsidR="000171F2" w:rsidP="000171F2" w:rsidRDefault="000171F2" w14:paraId="736BDFA6" w14:textId="2D90AC6D">
      <w:pPr>
        <w:spacing w:line="360" w:lineRule="auto"/>
        <w:ind w:firstLine="720"/>
        <w:jc w:val="center"/>
        <w:rPr>
          <w:rFonts w:ascii="Times New Roman" w:hAnsi="Times New Roman" w:eastAsia="Times New Roman" w:cs="Times New Roman"/>
        </w:rPr>
      </w:pPr>
      <w:r w:rsidRPr="000171F2">
        <w:rPr>
          <w:rFonts w:ascii="Times New Roman" w:hAnsi="Times New Roman" w:eastAsia="Times New Roman" w:cs="Times New Roman"/>
          <w:noProof/>
        </w:rPr>
        <w:lastRenderedPageBreak/>
        <w:drawing>
          <wp:inline distT="0" distB="0" distL="0" distR="0" wp14:anchorId="22339675" wp14:editId="3AB4D3B2">
            <wp:extent cx="2987040" cy="3132094"/>
            <wp:effectExtent l="0" t="0" r="3810" b="0"/>
            <wp:docPr id="2038704621" name="Picture 1" descr="A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04621" name="Picture 1" descr="A machine on a table&#10;&#10;Description automatically generated"/>
                    <pic:cNvPicPr/>
                  </pic:nvPicPr>
                  <pic:blipFill>
                    <a:blip r:embed="rId5"/>
                    <a:stretch>
                      <a:fillRect/>
                    </a:stretch>
                  </pic:blipFill>
                  <pic:spPr>
                    <a:xfrm>
                      <a:off x="0" y="0"/>
                      <a:ext cx="2989661" cy="3134842"/>
                    </a:xfrm>
                    <a:prstGeom prst="rect">
                      <a:avLst/>
                    </a:prstGeom>
                  </pic:spPr>
                </pic:pic>
              </a:graphicData>
            </a:graphic>
          </wp:inline>
        </w:drawing>
      </w:r>
    </w:p>
    <w:p w:rsidR="1A3379C7" w:rsidP="000171F2" w:rsidRDefault="000171F2" w14:paraId="31795905" w14:textId="6159DFBF">
      <w:pPr>
        <w:spacing w:line="360" w:lineRule="auto"/>
        <w:ind w:firstLine="720"/>
        <w:jc w:val="center"/>
        <w:rPr>
          <w:rFonts w:ascii="Times New Roman" w:hAnsi="Times New Roman" w:eastAsia="Times New Roman" w:cs="Times New Roman"/>
        </w:rPr>
      </w:pPr>
      <w:r w:rsidRPr="7ACD0BB7" w:rsidR="7BD1D9F5">
        <w:rPr>
          <w:rFonts w:ascii="Times New Roman" w:hAnsi="Times New Roman" w:eastAsia="Times New Roman" w:cs="Times New Roman"/>
        </w:rPr>
        <w:t>Figure 1. Current UH Prototype</w:t>
      </w:r>
      <w:commentRangeStart w:id="1207079671"/>
      <w:commentRangeEnd w:id="1207079671"/>
      <w:r>
        <w:rPr>
          <w:rStyle w:val="CommentReference"/>
        </w:rPr>
        <w:commentReference w:id="1207079671"/>
      </w:r>
    </w:p>
    <w:p w:rsidR="3A4C1D58" w:rsidP="10834C76" w:rsidRDefault="3A4C1D58" w14:paraId="0D062EBB" w14:textId="149B16D7">
      <w:pPr>
        <w:spacing w:line="360" w:lineRule="auto"/>
        <w:jc w:val="both"/>
        <w:rPr>
          <w:rFonts w:ascii="Times New Roman" w:hAnsi="Times New Roman" w:eastAsia="Times New Roman" w:cs="Times New Roman"/>
          <w:b/>
        </w:rPr>
      </w:pPr>
      <w:r w:rsidRPr="3D70A71F">
        <w:rPr>
          <w:rFonts w:ascii="Times New Roman" w:hAnsi="Times New Roman" w:eastAsia="Times New Roman" w:cs="Times New Roman"/>
          <w:b/>
        </w:rPr>
        <w:t>User Analysis:</w:t>
      </w:r>
    </w:p>
    <w:p w:rsidR="2548E29E" w:rsidP="062E3415" w:rsidRDefault="2548E29E" w14:paraId="786F7AE1" w14:textId="2D0D372F">
      <w:pPr>
        <w:spacing w:line="360" w:lineRule="auto"/>
        <w:ind w:firstLine="720"/>
        <w:jc w:val="both"/>
        <w:rPr>
          <w:rFonts w:ascii="Times New Roman" w:hAnsi="Times New Roman" w:eastAsia="Times New Roman" w:cs="Times New Roman"/>
        </w:rPr>
      </w:pPr>
      <w:r w:rsidRPr="7ACD0BB7" w:rsidR="44793DC6">
        <w:rPr>
          <w:rFonts w:ascii="Times New Roman" w:hAnsi="Times New Roman" w:eastAsia="Times New Roman" w:cs="Times New Roman"/>
        </w:rPr>
        <w:t xml:space="preserve">The primary user of this fish-like ROV will </w:t>
      </w:r>
      <w:r w:rsidRPr="7ACD0BB7" w:rsidR="44793DC6">
        <w:rPr>
          <w:rFonts w:ascii="Times New Roman" w:hAnsi="Times New Roman" w:eastAsia="Times New Roman" w:cs="Times New Roman"/>
        </w:rPr>
        <w:t>likely be</w:t>
      </w:r>
      <w:r w:rsidRPr="7ACD0BB7" w:rsidR="44793DC6">
        <w:rPr>
          <w:rFonts w:ascii="Times New Roman" w:hAnsi="Times New Roman" w:eastAsia="Times New Roman" w:cs="Times New Roman"/>
        </w:rPr>
        <w:t xml:space="preserve"> companies involved in subsea pipeline maintenance or production</w:t>
      </w:r>
      <w:r w:rsidRPr="7ACD0BB7" w:rsidR="3F4E4C56">
        <w:rPr>
          <w:rFonts w:ascii="Times New Roman" w:hAnsi="Times New Roman" w:eastAsia="Times New Roman" w:cs="Times New Roman"/>
        </w:rPr>
        <w:t xml:space="preserve"> such as oil and gas companies or offshore energy providers.</w:t>
      </w:r>
      <w:r w:rsidRPr="7ACD0BB7" w:rsidR="74215EB0">
        <w:rPr>
          <w:rFonts w:ascii="Times New Roman" w:hAnsi="Times New Roman" w:eastAsia="Times New Roman" w:cs="Times New Roman"/>
        </w:rPr>
        <w:t xml:space="preserve"> These users </w:t>
      </w:r>
      <w:r w:rsidRPr="7ACD0BB7" w:rsidR="74215EB0">
        <w:rPr>
          <w:rFonts w:ascii="Times New Roman" w:hAnsi="Times New Roman" w:eastAsia="Times New Roman" w:cs="Times New Roman"/>
        </w:rPr>
        <w:t>require</w:t>
      </w:r>
      <w:r w:rsidRPr="7ACD0BB7" w:rsidR="74215EB0">
        <w:rPr>
          <w:rFonts w:ascii="Times New Roman" w:hAnsi="Times New Roman" w:eastAsia="Times New Roman" w:cs="Times New Roman"/>
        </w:rPr>
        <w:t xml:space="preserve"> a reliable and efficient solution for inspecting and </w:t>
      </w:r>
      <w:r w:rsidRPr="7ACD0BB7" w:rsidR="74215EB0">
        <w:rPr>
          <w:rFonts w:ascii="Times New Roman" w:hAnsi="Times New Roman" w:eastAsia="Times New Roman" w:cs="Times New Roman"/>
        </w:rPr>
        <w:t>maintaining</w:t>
      </w:r>
      <w:r w:rsidRPr="7ACD0BB7" w:rsidR="74215EB0">
        <w:rPr>
          <w:rFonts w:ascii="Times New Roman" w:hAnsi="Times New Roman" w:eastAsia="Times New Roman" w:cs="Times New Roman"/>
        </w:rPr>
        <w:t xml:space="preserve"> their infrastructure. The users will require a moderate level of technical experience to </w:t>
      </w:r>
      <w:r w:rsidRPr="7ACD0BB7" w:rsidR="74215EB0">
        <w:rPr>
          <w:rFonts w:ascii="Times New Roman" w:hAnsi="Times New Roman" w:eastAsia="Times New Roman" w:cs="Times New Roman"/>
        </w:rPr>
        <w:t>operate</w:t>
      </w:r>
      <w:r w:rsidRPr="7ACD0BB7" w:rsidR="74215EB0">
        <w:rPr>
          <w:rFonts w:ascii="Times New Roman" w:hAnsi="Times New Roman" w:eastAsia="Times New Roman" w:cs="Times New Roman"/>
        </w:rPr>
        <w:t xml:space="preserve"> the ROV. </w:t>
      </w:r>
      <w:r w:rsidRPr="7ACD0BB7" w:rsidR="04FE8846">
        <w:rPr>
          <w:rFonts w:ascii="Times New Roman" w:hAnsi="Times New Roman" w:eastAsia="Times New Roman" w:cs="Times New Roman"/>
        </w:rPr>
        <w:t>Most users</w:t>
      </w:r>
      <w:r w:rsidRPr="7ACD0BB7" w:rsidR="04FE8846">
        <w:rPr>
          <w:rFonts w:ascii="Times New Roman" w:hAnsi="Times New Roman" w:eastAsia="Times New Roman" w:cs="Times New Roman"/>
        </w:rPr>
        <w:t xml:space="preserve"> of this ROV</w:t>
      </w:r>
      <w:r w:rsidRPr="7ACD0BB7" w:rsidR="04FE8846">
        <w:rPr>
          <w:rFonts w:ascii="Times New Roman" w:hAnsi="Times New Roman" w:eastAsia="Times New Roman" w:cs="Times New Roman"/>
        </w:rPr>
        <w:t xml:space="preserve"> will have a background in </w:t>
      </w:r>
      <w:r w:rsidRPr="7ACD0BB7" w:rsidR="04FE8846">
        <w:rPr>
          <w:rFonts w:ascii="Times New Roman" w:hAnsi="Times New Roman" w:eastAsia="Times New Roman" w:cs="Times New Roman"/>
        </w:rPr>
        <w:t xml:space="preserve">engineering or </w:t>
      </w:r>
      <w:r w:rsidRPr="7ACD0BB7" w:rsidR="04FE8846">
        <w:rPr>
          <w:rFonts w:ascii="Times New Roman" w:hAnsi="Times New Roman" w:eastAsia="Times New Roman" w:cs="Times New Roman"/>
        </w:rPr>
        <w:t>technical</w:t>
      </w:r>
      <w:r w:rsidRPr="7ACD0BB7" w:rsidR="04FE8846">
        <w:rPr>
          <w:rFonts w:ascii="Times New Roman" w:hAnsi="Times New Roman" w:eastAsia="Times New Roman" w:cs="Times New Roman"/>
        </w:rPr>
        <w:t xml:space="preserve"> operations</w:t>
      </w:r>
      <w:r w:rsidRPr="7ACD0BB7" w:rsidR="33D70C6C">
        <w:rPr>
          <w:rFonts w:ascii="Times New Roman" w:hAnsi="Times New Roman" w:eastAsia="Times New Roman" w:cs="Times New Roman"/>
        </w:rPr>
        <w:t>.</w:t>
      </w:r>
      <w:r w:rsidRPr="7ACD0BB7" w:rsidR="04FE8846">
        <w:rPr>
          <w:rFonts w:ascii="Times New Roman" w:hAnsi="Times New Roman" w:eastAsia="Times New Roman" w:cs="Times New Roman"/>
        </w:rPr>
        <w:t xml:space="preserve"> </w:t>
      </w:r>
      <w:r w:rsidRPr="7ACD0BB7" w:rsidR="33D70C6C">
        <w:rPr>
          <w:rFonts w:ascii="Times New Roman" w:hAnsi="Times New Roman" w:eastAsia="Times New Roman" w:cs="Times New Roman"/>
        </w:rPr>
        <w:t xml:space="preserve">No specialized programming skills will be </w:t>
      </w:r>
      <w:r w:rsidRPr="7ACD0BB7" w:rsidR="33D70C6C">
        <w:rPr>
          <w:rFonts w:ascii="Times New Roman" w:hAnsi="Times New Roman" w:eastAsia="Times New Roman" w:cs="Times New Roman"/>
        </w:rPr>
        <w:t>required</w:t>
      </w:r>
      <w:r w:rsidRPr="7ACD0BB7" w:rsidR="33D70C6C">
        <w:rPr>
          <w:rFonts w:ascii="Times New Roman" w:hAnsi="Times New Roman" w:eastAsia="Times New Roman" w:cs="Times New Roman"/>
        </w:rPr>
        <w:t xml:space="preserve"> to </w:t>
      </w:r>
      <w:r w:rsidRPr="7ACD0BB7" w:rsidR="33D70C6C">
        <w:rPr>
          <w:rFonts w:ascii="Times New Roman" w:hAnsi="Times New Roman" w:eastAsia="Times New Roman" w:cs="Times New Roman"/>
        </w:rPr>
        <w:t>operate</w:t>
      </w:r>
      <w:r w:rsidRPr="7ACD0BB7" w:rsidR="33D70C6C">
        <w:rPr>
          <w:rFonts w:ascii="Times New Roman" w:hAnsi="Times New Roman" w:eastAsia="Times New Roman" w:cs="Times New Roman"/>
        </w:rPr>
        <w:t xml:space="preserve"> the ROV. </w:t>
      </w:r>
      <w:commentRangeStart w:id="1782778257"/>
      <w:r w:rsidRPr="7ACD0BB7" w:rsidR="33D70C6C">
        <w:rPr>
          <w:rFonts w:ascii="Times New Roman" w:hAnsi="Times New Roman" w:eastAsia="Times New Roman" w:cs="Times New Roman"/>
        </w:rPr>
        <w:t xml:space="preserve">The system will have an intuitive interface and software that automates </w:t>
      </w:r>
      <w:r w:rsidRPr="7ACD0BB7" w:rsidR="33D70C6C">
        <w:rPr>
          <w:rFonts w:ascii="Times New Roman" w:hAnsi="Times New Roman" w:eastAsia="Times New Roman" w:cs="Times New Roman"/>
        </w:rPr>
        <w:t>functions such as navigation and data collection.</w:t>
      </w:r>
      <w:commentRangeEnd w:id="1782778257"/>
      <w:r>
        <w:rPr>
          <w:rStyle w:val="CommentReference"/>
        </w:rPr>
        <w:commentReference w:id="1782778257"/>
      </w:r>
    </w:p>
    <w:p w:rsidR="47F79F86" w:rsidP="10834C76" w:rsidRDefault="47F79F86" w14:paraId="6F0193F8" w14:textId="05B33658">
      <w:pPr>
        <w:spacing w:line="360" w:lineRule="auto"/>
        <w:jc w:val="both"/>
        <w:rPr>
          <w:rFonts w:ascii="Times New Roman" w:hAnsi="Times New Roman" w:eastAsia="Times New Roman" w:cs="Times New Roman"/>
        </w:rPr>
      </w:pPr>
    </w:p>
    <w:p w:rsidR="198AE650" w:rsidP="10834C76" w:rsidRDefault="198AE650" w14:paraId="1D250A67" w14:textId="38E47EB0">
      <w:pPr>
        <w:spacing w:line="360" w:lineRule="auto"/>
        <w:jc w:val="both"/>
        <w:rPr>
          <w:rFonts w:ascii="Times New Roman" w:hAnsi="Times New Roman" w:eastAsia="Times New Roman" w:cs="Times New Roman"/>
          <w:b/>
        </w:rPr>
      </w:pPr>
      <w:r w:rsidRPr="3D70A71F">
        <w:rPr>
          <w:rFonts w:ascii="Times New Roman" w:hAnsi="Times New Roman" w:eastAsia="Times New Roman" w:cs="Times New Roman"/>
          <w:b/>
        </w:rPr>
        <w:t>Further Consideration</w:t>
      </w:r>
    </w:p>
    <w:p w:rsidR="49860D3C" w:rsidP="062E3415" w:rsidRDefault="49860D3C" w14:paraId="4BAB6CBA" w14:textId="547050FA">
      <w:pPr>
        <w:spacing w:line="360" w:lineRule="auto"/>
        <w:ind w:firstLine="720"/>
        <w:jc w:val="both"/>
        <w:rPr>
          <w:rFonts w:ascii="Times New Roman" w:hAnsi="Times New Roman" w:eastAsia="Times New Roman" w:cs="Times New Roman"/>
        </w:rPr>
      </w:pPr>
      <w:r w:rsidRPr="7ACD0BB7" w:rsidR="5B03434E">
        <w:rPr>
          <w:rFonts w:ascii="Times New Roman" w:hAnsi="Times New Roman" w:eastAsia="Times New Roman" w:cs="Times New Roman"/>
        </w:rPr>
        <w:t>This project has several important implications beyond its primary function of pipeline inspection</w:t>
      </w:r>
      <w:r w:rsidRPr="7ACD0BB7" w:rsidR="268AFD24">
        <w:rPr>
          <w:rFonts w:ascii="Times New Roman" w:hAnsi="Times New Roman" w:eastAsia="Times New Roman" w:cs="Times New Roman"/>
        </w:rPr>
        <w:t>,</w:t>
      </w:r>
      <w:r w:rsidRPr="7ACD0BB7" w:rsidR="5B03434E">
        <w:rPr>
          <w:rFonts w:ascii="Times New Roman" w:hAnsi="Times New Roman" w:eastAsia="Times New Roman" w:cs="Times New Roman"/>
        </w:rPr>
        <w:t xml:space="preserve"> </w:t>
      </w:r>
      <w:r w:rsidRPr="7ACD0BB7" w:rsidR="268AFD24">
        <w:rPr>
          <w:rFonts w:ascii="Times New Roman" w:hAnsi="Times New Roman" w:eastAsia="Times New Roman" w:cs="Times New Roman"/>
        </w:rPr>
        <w:t xml:space="preserve">for </w:t>
      </w:r>
      <w:r w:rsidRPr="7ACD0BB7" w:rsidR="268AFD24">
        <w:rPr>
          <w:rFonts w:ascii="Times New Roman" w:hAnsi="Times New Roman" w:eastAsia="Times New Roman" w:cs="Times New Roman"/>
        </w:rPr>
        <w:t>instance</w:t>
      </w:r>
      <w:r w:rsidRPr="7ACD0BB7" w:rsidR="5B03434E">
        <w:rPr>
          <w:rFonts w:ascii="Times New Roman" w:hAnsi="Times New Roman" w:eastAsia="Times New Roman" w:cs="Times New Roman"/>
        </w:rPr>
        <w:t xml:space="preserve"> environmental protection. By using a fish-like ROV with fin-based propulsion, the design minimizes disturbance to marine life and underwater ecosystems compared to traditional propeller-driven ROVs. This reduces both noise and physical disruption, making the system </w:t>
      </w:r>
      <w:r w:rsidRPr="7ACD0BB7" w:rsidR="06FB1711">
        <w:rPr>
          <w:rFonts w:ascii="Times New Roman" w:hAnsi="Times New Roman" w:eastAsia="Times New Roman" w:cs="Times New Roman"/>
        </w:rPr>
        <w:t>eco-friendlier</w:t>
      </w:r>
      <w:r w:rsidRPr="7ACD0BB7" w:rsidR="5B03434E">
        <w:rPr>
          <w:rFonts w:ascii="Times New Roman" w:hAnsi="Times New Roman" w:eastAsia="Times New Roman" w:cs="Times New Roman"/>
        </w:rPr>
        <w:t>.</w:t>
      </w:r>
      <w:commentRangeStart w:id="1052893663"/>
      <w:commentRangeStart w:id="1356330630"/>
      <w:commentRangeEnd w:id="1052893663"/>
      <w:r>
        <w:rPr>
          <w:rStyle w:val="CommentReference"/>
        </w:rPr>
        <w:commentReference w:id="1052893663"/>
      </w:r>
      <w:commentRangeEnd w:id="1356330630"/>
      <w:r>
        <w:rPr>
          <w:rStyle w:val="CommentReference"/>
        </w:rPr>
        <w:commentReference w:id="1356330630"/>
      </w:r>
    </w:p>
    <w:p w:rsidR="49860D3C" w:rsidP="062E3415" w:rsidRDefault="49860D3C" w14:paraId="6E0F0F4E" w14:textId="73775174">
      <w:pPr>
        <w:spacing w:line="360" w:lineRule="auto"/>
        <w:ind w:firstLine="720"/>
        <w:jc w:val="both"/>
        <w:rPr>
          <w:rFonts w:ascii="Times New Roman" w:hAnsi="Times New Roman" w:eastAsia="Times New Roman" w:cs="Times New Roman"/>
        </w:rPr>
      </w:pPr>
      <w:r w:rsidRPr="1B4DE77F">
        <w:rPr>
          <w:rFonts w:ascii="Times New Roman" w:hAnsi="Times New Roman" w:eastAsia="Times New Roman" w:cs="Times New Roman"/>
        </w:rPr>
        <w:lastRenderedPageBreak/>
        <w:t>Public safety is another key consideration. By providing real-time data on pipeline conditions, the ROV helps prevent catastrophic failures that could result in oil spills or other environmental hazards. Early detection of pipeline defects ensures that companies can address issues before they become larger problems, safeguarding both the environment and human communities reliant on the resources transported by these pipelines.</w:t>
      </w:r>
    </w:p>
    <w:p w:rsidR="49860D3C" w:rsidP="60E0112E" w:rsidRDefault="49860D3C" w14:paraId="36111334" w14:textId="1C91E362">
      <w:pPr>
        <w:spacing w:line="360" w:lineRule="auto"/>
        <w:ind w:firstLine="720"/>
        <w:jc w:val="both"/>
        <w:rPr>
          <w:rFonts w:ascii="Times New Roman" w:hAnsi="Times New Roman" w:eastAsia="Times New Roman" w:cs="Times New Roman"/>
        </w:rPr>
      </w:pPr>
      <w:r w:rsidRPr="1B4DE77F">
        <w:rPr>
          <w:rFonts w:ascii="Times New Roman" w:hAnsi="Times New Roman" w:eastAsia="Times New Roman" w:cs="Times New Roman"/>
        </w:rPr>
        <w:t>Cost-effectiveness is also central to the design. Autonomous operation reduces the need for expensive manual inspections, while the ROV’s scalability allows for large areas to be surveyed efficiently. This makes the system a viable solution for companies of varying sizes, particularly those managing extensive pipeline networks.</w:t>
      </w:r>
    </w:p>
    <w:p w:rsidR="49860D3C" w:rsidP="60E0112E" w:rsidRDefault="49860D3C" w14:paraId="41A5C73D" w14:textId="5870A507">
      <w:pPr>
        <w:spacing w:line="360" w:lineRule="auto"/>
        <w:ind w:firstLine="720"/>
        <w:jc w:val="both"/>
        <w:rPr>
          <w:rFonts w:ascii="Times New Roman" w:hAnsi="Times New Roman" w:eastAsia="Times New Roman" w:cs="Times New Roman"/>
        </w:rPr>
      </w:pPr>
      <w:r w:rsidRPr="7ACD0BB7" w:rsidR="5B03434E">
        <w:rPr>
          <w:rFonts w:ascii="Times New Roman" w:hAnsi="Times New Roman" w:eastAsia="Times New Roman" w:cs="Times New Roman"/>
        </w:rPr>
        <w:t xml:space="preserve">Finally, the project aligns with </w:t>
      </w:r>
      <w:commentRangeStart w:id="985773197"/>
      <w:r w:rsidRPr="7ACD0BB7" w:rsidR="5B03434E">
        <w:rPr>
          <w:rFonts w:ascii="Times New Roman" w:hAnsi="Times New Roman" w:eastAsia="Times New Roman" w:cs="Times New Roman"/>
        </w:rPr>
        <w:t>regulatory</w:t>
      </w:r>
      <w:commentRangeEnd w:id="985773197"/>
      <w:r>
        <w:rPr>
          <w:rStyle w:val="CommentReference"/>
        </w:rPr>
        <w:commentReference w:id="985773197"/>
      </w:r>
      <w:r w:rsidRPr="7ACD0BB7" w:rsidR="5B03434E">
        <w:rPr>
          <w:rFonts w:ascii="Times New Roman" w:hAnsi="Times New Roman" w:eastAsia="Times New Roman" w:cs="Times New Roman"/>
        </w:rPr>
        <w:t xml:space="preserve"> requirements, ensuring that companies can meet mandatory inspection intervals without disrupting operations. The technology’s autonomous nature allows for frequent, cost-effective inspections, helping companies avoid penalties and minimize risks associated with non-compliance.</w:t>
      </w:r>
    </w:p>
    <w:p w:rsidR="47F79F86" w:rsidP="10834C76" w:rsidRDefault="47F79F86" w14:paraId="51A8E8D3" w14:textId="3DF94281">
      <w:pPr>
        <w:spacing w:line="360" w:lineRule="auto"/>
        <w:jc w:val="both"/>
        <w:rPr>
          <w:rFonts w:ascii="Times New Roman" w:hAnsi="Times New Roman" w:eastAsia="Times New Roman" w:cs="Times New Roman"/>
        </w:rPr>
      </w:pPr>
    </w:p>
    <w:p w:rsidR="198AE650" w:rsidP="10834C76" w:rsidRDefault="198AE650" w14:paraId="4947823D" w14:textId="03E6F4C2">
      <w:pPr>
        <w:spacing w:line="360" w:lineRule="auto"/>
        <w:jc w:val="both"/>
        <w:rPr>
          <w:rFonts w:ascii="Times New Roman" w:hAnsi="Times New Roman" w:eastAsia="Times New Roman" w:cs="Times New Roman"/>
          <w:b/>
        </w:rPr>
      </w:pPr>
      <w:r w:rsidRPr="3D70A71F">
        <w:rPr>
          <w:rFonts w:ascii="Times New Roman" w:hAnsi="Times New Roman" w:eastAsia="Times New Roman" w:cs="Times New Roman"/>
          <w:b/>
        </w:rPr>
        <w:t>Background Information and Research</w:t>
      </w:r>
      <w:r w:rsidRPr="3D70A71F" w:rsidR="06419018">
        <w:rPr>
          <w:rFonts w:ascii="Times New Roman" w:hAnsi="Times New Roman" w:eastAsia="Times New Roman" w:cs="Times New Roman"/>
          <w:b/>
        </w:rPr>
        <w:t>:</w:t>
      </w:r>
    </w:p>
    <w:p w:rsidR="00196BFC" w:rsidP="10834C76" w:rsidRDefault="00592C0C" w14:paraId="3A85E8FB" w14:textId="46174466">
      <w:pPr>
        <w:spacing w:line="360" w:lineRule="auto"/>
        <w:jc w:val="both"/>
        <w:rPr>
          <w:rFonts w:ascii="Times New Roman" w:hAnsi="Times New Roman" w:eastAsia="Times New Roman" w:cs="Times New Roman"/>
        </w:rPr>
      </w:pPr>
      <w:r>
        <w:rPr>
          <w:rFonts w:ascii="Times New Roman" w:hAnsi="Times New Roman" w:eastAsia="Times New Roman" w:cs="Times New Roman"/>
        </w:rPr>
        <w:tab/>
      </w:r>
      <w:r w:rsidR="2E7C3A0B">
        <w:rPr>
          <w:rFonts w:ascii="Times New Roman" w:hAnsi="Times New Roman" w:eastAsia="Times New Roman" w:cs="Times New Roman"/>
        </w:rPr>
        <w:t>A fish-shaped flexible design offers several advantages over traditional remotely operated vehicles (ROVs) for oil and gas pipe maintenance. The biomimetic form and flexible movement allow the fish to navigate through complex and confined spaces</w:t>
      </w:r>
      <w:r w:rsidR="574CE4DF">
        <w:rPr>
          <w:rFonts w:ascii="Times New Roman" w:hAnsi="Times New Roman" w:eastAsia="Times New Roman" w:cs="Times New Roman"/>
        </w:rPr>
        <w:t xml:space="preserve"> more effectively, such as narrow bends and intricate networks found in subsea pip</w:t>
      </w:r>
      <w:r w:rsidR="51ADD22D">
        <w:rPr>
          <w:rFonts w:ascii="Times New Roman" w:hAnsi="Times New Roman" w:eastAsia="Times New Roman" w:cs="Times New Roman"/>
        </w:rPr>
        <w:t xml:space="preserve">elines. Additionally, the </w:t>
      </w:r>
      <w:r w:rsidR="51ADD22D">
        <w:rPr>
          <w:rFonts w:ascii="Times New Roman" w:hAnsi="Times New Roman" w:eastAsia="Times New Roman" w:cs="Times New Roman"/>
        </w:rPr>
        <w:t xml:space="preserve">natura</w:t>
      </w:r>
      <w:r w:rsidR="51ADD22D">
        <w:rPr>
          <w:rFonts w:ascii="Times New Roman" w:hAnsi="Times New Roman" w:eastAsia="Times New Roman" w:cs="Times New Roman"/>
        </w:rPr>
        <w:t xml:space="preserve"> movements of the fish-shaped design minimize disturbances to the </w:t>
      </w:r>
      <w:r w:rsidR="4D1A31A3">
        <w:rPr>
          <w:rFonts w:ascii="Times New Roman" w:hAnsi="Times New Roman" w:eastAsia="Times New Roman" w:cs="Times New Roman"/>
        </w:rPr>
        <w:t>surrounding</w:t>
      </w:r>
      <w:r w:rsidR="51ADD22D">
        <w:rPr>
          <w:rFonts w:ascii="Times New Roman" w:hAnsi="Times New Roman" w:eastAsia="Times New Roman" w:cs="Times New Roman"/>
        </w:rPr>
        <w:t xml:space="preserve"> environments. </w:t>
      </w:r>
      <w:r w:rsidR="76CE6A0E">
        <w:rPr>
          <w:rFonts w:ascii="Times New Roman" w:hAnsi="Times New Roman" w:eastAsia="Times New Roman" w:cs="Times New Roman"/>
        </w:rPr>
        <w:t>In addition to pipeline inspection, the fis</w:t>
      </w:r>
      <w:r w:rsidR="3888396A">
        <w:rPr>
          <w:rFonts w:ascii="Times New Roman" w:hAnsi="Times New Roman" w:eastAsia="Times New Roman" w:cs="Times New Roman"/>
        </w:rPr>
        <w:t xml:space="preserve">h design can be </w:t>
      </w:r>
      <w:r w:rsidR="3888396A">
        <w:rPr>
          <w:rFonts w:ascii="Times New Roman" w:hAnsi="Times New Roman" w:eastAsia="Times New Roman" w:cs="Times New Roman"/>
        </w:rPr>
        <w:t xml:space="preserve">modified</w:t>
      </w:r>
      <w:r w:rsidR="3888396A">
        <w:rPr>
          <w:rFonts w:ascii="Times New Roman" w:hAnsi="Times New Roman" w:eastAsia="Times New Roman" w:cs="Times New Roman"/>
        </w:rPr>
        <w:t xml:space="preserve"> </w:t>
      </w:r>
      <w:r w:rsidR="10A5C205">
        <w:rPr>
          <w:rFonts w:ascii="Times New Roman" w:hAnsi="Times New Roman" w:eastAsia="Times New Roman" w:cs="Times New Roman"/>
        </w:rPr>
        <w:t xml:space="preserve">for closeup exploration of underwater life. </w:t>
      </w:r>
      <w:r w:rsidRPr="7ACD0BB7" w:rsidR="013CC0CF">
        <w:rPr>
          <w:rFonts w:ascii="Times New Roman" w:hAnsi="Times New Roman" w:eastAsia="Times New Roman" w:cs="Times New Roman"/>
          <w:highlight w:val="yellow"/>
          <w:rPrChange w:author="Contreras-Vidal, Jose L" w:date="2024-09-24T13:02:15.008Z" w:id="673787402">
            <w:rPr>
              <w:rFonts w:ascii="Times New Roman" w:hAnsi="Times New Roman" w:eastAsia="Times New Roman" w:cs="Times New Roman"/>
            </w:rPr>
          </w:rPrChange>
        </w:rPr>
        <w:t xml:space="preserve">Current robotic </w:t>
      </w:r>
      <w:commentRangeStart w:id="728465365"/>
      <w:r w:rsidRPr="7ACD0BB7" w:rsidR="79BF9830">
        <w:rPr>
          <w:rFonts w:ascii="Times New Roman" w:hAnsi="Times New Roman" w:eastAsia="Times New Roman" w:cs="Times New Roman"/>
          <w:highlight w:val="yellow"/>
          <w:rPrChange w:author="Contreras-Vidal, Jose L" w:date="2024-09-24T13:02:15.008Z" w:id="1001722950">
            <w:rPr>
              <w:rFonts w:ascii="Times New Roman" w:hAnsi="Times New Roman" w:eastAsia="Times New Roman" w:cs="Times New Roman"/>
            </w:rPr>
          </w:rPrChange>
        </w:rPr>
        <w:t>prototypes</w:t>
      </w:r>
      <w:commentRangeEnd w:id="728465365"/>
      <w:r>
        <w:rPr>
          <w:rStyle w:val="CommentReference"/>
        </w:rPr>
        <w:commentReference w:id="728465365"/>
      </w:r>
      <w:r w:rsidR="013CC0CF">
        <w:rPr>
          <w:rFonts w:ascii="Times New Roman" w:hAnsi="Times New Roman" w:eastAsia="Times New Roman" w:cs="Times New Roman"/>
        </w:rPr>
        <w:t xml:space="preserve"> </w:t>
      </w:r>
      <w:r w:rsidR="30583C03">
        <w:rPr>
          <w:rFonts w:ascii="Times New Roman" w:hAnsi="Times New Roman" w:eastAsia="Times New Roman" w:cs="Times New Roman"/>
        </w:rPr>
        <w:t xml:space="preserve">are </w:t>
      </w:r>
      <w:r w:rsidRPr="00533913" w:rsidR="30583C03">
        <w:rPr>
          <w:rFonts w:ascii="Times New Roman" w:hAnsi="Times New Roman" w:eastAsia="Times New Roman" w:cs="Times New Roman"/>
        </w:rPr>
        <w:t xml:space="preserve">unnatural </w:t>
      </w:r>
      <w:r w:rsidRPr="00533913" w:rsidR="79BF9830">
        <w:rPr>
          <w:rFonts w:ascii="Times New Roman" w:hAnsi="Times New Roman" w:eastAsia="Times New Roman" w:cs="Times New Roman"/>
        </w:rPr>
        <w:t>and disrupt the natural life around them, which</w:t>
      </w:r>
      <w:r w:rsidR="6C9DC5BB">
        <w:rPr>
          <w:rFonts w:ascii="Times New Roman" w:hAnsi="Times New Roman" w:eastAsia="Times New Roman" w:cs="Times New Roman"/>
        </w:rPr>
        <w:t xml:space="preserve"> </w:t>
      </w:r>
      <w:r w:rsidR="5C73E10A">
        <w:rPr>
          <w:rFonts w:ascii="Times New Roman" w:hAnsi="Times New Roman" w:eastAsia="Times New Roman" w:cs="Times New Roman"/>
        </w:rPr>
        <w:t>makes it difficult to study animals’ behaviors, swimm</w:t>
      </w:r>
      <w:r w:rsidR="3E63A3DD">
        <w:rPr>
          <w:rFonts w:ascii="Times New Roman" w:hAnsi="Times New Roman" w:eastAsia="Times New Roman" w:cs="Times New Roman"/>
        </w:rPr>
        <w:t>ing</w:t>
      </w:r>
      <w:r w:rsidR="510B1494">
        <w:rPr>
          <w:rFonts w:ascii="Times New Roman" w:hAnsi="Times New Roman" w:eastAsia="Times New Roman" w:cs="Times New Roman"/>
        </w:rPr>
        <w:t xml:space="preserve"> patterns, and</w:t>
      </w:r>
      <w:r w:rsidR="3E63A3DD">
        <w:rPr>
          <w:rFonts w:ascii="Times New Roman" w:hAnsi="Times New Roman" w:eastAsia="Times New Roman" w:cs="Times New Roman"/>
        </w:rPr>
        <w:t xml:space="preserve"> </w:t>
      </w:r>
      <w:r w:rsidR="30583C03">
        <w:rPr>
          <w:rFonts w:ascii="Times New Roman" w:hAnsi="Times New Roman" w:eastAsia="Times New Roman" w:cs="Times New Roman"/>
        </w:rPr>
        <w:t>i</w:t>
      </w:r>
      <w:r w:rsidR="5C73E10A">
        <w:rPr>
          <w:rFonts w:ascii="Times New Roman" w:hAnsi="Times New Roman" w:eastAsia="Times New Roman" w:cs="Times New Roman"/>
        </w:rPr>
        <w:t>nteraction</w:t>
      </w:r>
      <w:r w:rsidR="3E63A3DD">
        <w:rPr>
          <w:rFonts w:ascii="Times New Roman" w:hAnsi="Times New Roman" w:eastAsia="Times New Roman" w:cs="Times New Roman"/>
        </w:rPr>
        <w:t xml:space="preserve">s </w:t>
      </w:r>
      <w:r w:rsidR="5C73E10A">
        <w:rPr>
          <w:rFonts w:ascii="Times New Roman" w:hAnsi="Times New Roman" w:eastAsia="Times New Roman" w:cs="Times New Roman"/>
        </w:rPr>
        <w:t xml:space="preserve">within their habitats. </w:t>
      </w:r>
      <w:r w:rsidR="30583C03">
        <w:rPr>
          <w:rFonts w:ascii="Times New Roman" w:hAnsi="Times New Roman" w:eastAsia="Times New Roman" w:cs="Times New Roman"/>
        </w:rPr>
        <w:t xml:space="preserve">In addition to these unresolved issues in both the oil and gas industry and ocean conservation, ROVs are usually tethered. Tethered ROVs can get tangled in seaweed, coral, aquatic life, and </w:t>
      </w:r>
      <w:r w:rsidR="383EA6D1">
        <w:rPr>
          <w:rFonts w:ascii="Times New Roman" w:hAnsi="Times New Roman" w:eastAsia="Times New Roman" w:cs="Times New Roman"/>
        </w:rPr>
        <w:t xml:space="preserve">boats. This creates a hazard for </w:t>
      </w:r>
      <w:r w:rsidR="510B1494">
        <w:rPr>
          <w:rFonts w:ascii="Times New Roman" w:hAnsi="Times New Roman" w:eastAsia="Times New Roman" w:cs="Times New Roman"/>
        </w:rPr>
        <w:t xml:space="preserve">both the underwater ecosystem and the technology. </w:t>
      </w:r>
    </w:p>
    <w:p w:rsidR="00CA1DAF" w:rsidP="00BF2DF9" w:rsidRDefault="00CA1DAF" w14:paraId="34C678D8" w14:textId="28CD49DB">
      <w:pPr>
        <w:spacing w:line="360" w:lineRule="auto"/>
        <w:ind w:firstLine="720"/>
        <w:jc w:val="both"/>
        <w:rPr>
          <w:rFonts w:ascii="Times New Roman" w:hAnsi="Times New Roman" w:eastAsia="Times New Roman" w:cs="Times New Roman"/>
        </w:rPr>
      </w:pPr>
      <w:r w:rsidRPr="000C04A7">
        <w:rPr>
          <w:rFonts w:ascii="Times New Roman" w:hAnsi="Times New Roman" w:eastAsia="Times New Roman" w:cs="Times New Roman"/>
        </w:rPr>
        <w:t xml:space="preserve">The proposed design </w:t>
      </w:r>
      <w:r w:rsidRPr="000C04A7" w:rsidR="001F74CF">
        <w:rPr>
          <w:rFonts w:ascii="Times New Roman" w:hAnsi="Times New Roman" w:eastAsia="Times New Roman" w:cs="Times New Roman"/>
        </w:rPr>
        <w:t xml:space="preserve">will be a lifelike </w:t>
      </w:r>
      <w:r w:rsidRPr="000C04A7" w:rsidR="000C04A7">
        <w:rPr>
          <w:rFonts w:ascii="Times New Roman" w:hAnsi="Times New Roman" w:eastAsia="Times New Roman" w:cs="Times New Roman"/>
        </w:rPr>
        <w:t xml:space="preserve">fish shaped ROV which is untethered and can work autonomously as well as remote controlled. </w:t>
      </w:r>
      <w:r w:rsidR="00F31B0B">
        <w:rPr>
          <w:rFonts w:ascii="Times New Roman" w:hAnsi="Times New Roman" w:eastAsia="Times New Roman" w:cs="Times New Roman"/>
        </w:rPr>
        <w:t xml:space="preserve">There is one prototype which is the MIT based design called SoFi. </w:t>
      </w:r>
      <w:r w:rsidR="00E818D4">
        <w:rPr>
          <w:rFonts w:ascii="Times New Roman" w:hAnsi="Times New Roman" w:eastAsia="Times New Roman" w:cs="Times New Roman"/>
        </w:rPr>
        <w:t>SoFi can navigate underwater, collect data, and c</w:t>
      </w:r>
      <w:r w:rsidR="001742D9">
        <w:rPr>
          <w:rFonts w:ascii="Times New Roman" w:hAnsi="Times New Roman" w:eastAsia="Times New Roman" w:cs="Times New Roman"/>
        </w:rPr>
        <w:t>reate robotic swarms</w:t>
      </w:r>
      <w:r w:rsidR="00B043D5">
        <w:rPr>
          <w:rFonts w:ascii="Times New Roman" w:hAnsi="Times New Roman" w:eastAsia="Times New Roman" w:cs="Times New Roman"/>
        </w:rPr>
        <w:t xml:space="preserve">; but it has </w:t>
      </w:r>
      <w:r w:rsidR="00B043D5">
        <w:rPr>
          <w:rFonts w:ascii="Times New Roman" w:hAnsi="Times New Roman" w:eastAsia="Times New Roman" w:cs="Times New Roman"/>
        </w:rPr>
        <w:lastRenderedPageBreak/>
        <w:t xml:space="preserve">difficulty overcoming ocean currents, has limited depth, short battery life, short </w:t>
      </w:r>
      <w:r w:rsidR="003147D6">
        <w:rPr>
          <w:rFonts w:ascii="Times New Roman" w:hAnsi="Times New Roman" w:eastAsia="Times New Roman" w:cs="Times New Roman"/>
        </w:rPr>
        <w:t>remote-control</w:t>
      </w:r>
      <w:r w:rsidR="00B043D5">
        <w:rPr>
          <w:rFonts w:ascii="Times New Roman" w:hAnsi="Times New Roman" w:eastAsia="Times New Roman" w:cs="Times New Roman"/>
        </w:rPr>
        <w:t xml:space="preserve"> range, </w:t>
      </w:r>
      <w:r w:rsidR="00CA39FC">
        <w:rPr>
          <w:rFonts w:ascii="Times New Roman" w:hAnsi="Times New Roman" w:eastAsia="Times New Roman" w:cs="Times New Roman"/>
        </w:rPr>
        <w:t xml:space="preserve">poor acoustic modem design, </w:t>
      </w:r>
      <w:r w:rsidR="001742D9">
        <w:rPr>
          <w:rFonts w:ascii="Times New Roman" w:hAnsi="Times New Roman" w:eastAsia="Times New Roman" w:cs="Times New Roman"/>
        </w:rPr>
        <w:t>and low visibility</w:t>
      </w:r>
      <w:r w:rsidR="00CA39FC">
        <w:rPr>
          <w:rFonts w:ascii="Times New Roman" w:hAnsi="Times New Roman" w:eastAsia="Times New Roman" w:cs="Times New Roman"/>
        </w:rPr>
        <w:t>.</w:t>
      </w:r>
      <w:r w:rsidR="00BB1EA5">
        <w:rPr>
          <w:rFonts w:ascii="Times New Roman" w:hAnsi="Times New Roman" w:eastAsia="Times New Roman" w:cs="Times New Roman"/>
        </w:rPr>
        <w:t xml:space="preserve"> </w:t>
      </w:r>
      <w:r w:rsidR="00CA39FC">
        <w:rPr>
          <w:rFonts w:ascii="Times New Roman" w:hAnsi="Times New Roman" w:eastAsia="Times New Roman" w:cs="Times New Roman"/>
        </w:rPr>
        <w:t xml:space="preserve">While it will be very difficult to improve upon all of </w:t>
      </w:r>
      <w:r w:rsidR="00CE1383">
        <w:rPr>
          <w:rFonts w:ascii="Times New Roman" w:hAnsi="Times New Roman" w:eastAsia="Times New Roman" w:cs="Times New Roman"/>
        </w:rPr>
        <w:t>these,</w:t>
      </w:r>
      <w:r w:rsidR="00CA39FC">
        <w:rPr>
          <w:rFonts w:ascii="Times New Roman" w:hAnsi="Times New Roman" w:eastAsia="Times New Roman" w:cs="Times New Roman"/>
        </w:rPr>
        <w:t xml:space="preserve"> </w:t>
      </w:r>
      <w:r w:rsidR="00112FFC">
        <w:rPr>
          <w:rFonts w:ascii="Times New Roman" w:hAnsi="Times New Roman" w:eastAsia="Times New Roman" w:cs="Times New Roman"/>
        </w:rPr>
        <w:t>we will focus most of our efforts on</w:t>
      </w:r>
      <w:r w:rsidR="00886BDC">
        <w:rPr>
          <w:rFonts w:ascii="Times New Roman" w:hAnsi="Times New Roman" w:eastAsia="Times New Roman" w:cs="Times New Roman"/>
        </w:rPr>
        <w:t xml:space="preserve"> </w:t>
      </w:r>
      <w:r w:rsidR="00B5123F">
        <w:rPr>
          <w:rFonts w:ascii="Times New Roman" w:hAnsi="Times New Roman" w:eastAsia="Times New Roman" w:cs="Times New Roman"/>
        </w:rPr>
        <w:t xml:space="preserve">improving </w:t>
      </w:r>
      <w:r w:rsidR="00886BDC">
        <w:rPr>
          <w:rFonts w:ascii="Times New Roman" w:hAnsi="Times New Roman" w:eastAsia="Times New Roman" w:cs="Times New Roman"/>
        </w:rPr>
        <w:t xml:space="preserve">navigation in low visibility environments and </w:t>
      </w:r>
      <w:r w:rsidR="0051045A">
        <w:rPr>
          <w:rFonts w:ascii="Times New Roman" w:hAnsi="Times New Roman" w:eastAsia="Times New Roman" w:cs="Times New Roman"/>
        </w:rPr>
        <w:t>redirecting the project towards pipeline inspection instead of ocean conservation</w:t>
      </w:r>
      <w:r w:rsidR="00886BDC">
        <w:rPr>
          <w:rFonts w:ascii="Times New Roman" w:hAnsi="Times New Roman" w:eastAsia="Times New Roman" w:cs="Times New Roman"/>
        </w:rPr>
        <w:t xml:space="preserve">. </w:t>
      </w:r>
      <w:r w:rsidR="003E4F30">
        <w:rPr>
          <w:rFonts w:ascii="Times New Roman" w:hAnsi="Times New Roman" w:eastAsia="Times New Roman" w:cs="Times New Roman"/>
        </w:rPr>
        <w:t xml:space="preserve">We intend to make these changes by </w:t>
      </w:r>
      <w:r w:rsidR="0051045A">
        <w:rPr>
          <w:rFonts w:ascii="Times New Roman" w:hAnsi="Times New Roman" w:eastAsia="Times New Roman" w:cs="Times New Roman"/>
        </w:rPr>
        <w:t xml:space="preserve">installing hall effect sensors </w:t>
      </w:r>
      <w:r w:rsidR="00202069">
        <w:rPr>
          <w:rFonts w:ascii="Times New Roman" w:hAnsi="Times New Roman" w:eastAsia="Times New Roman" w:cs="Times New Roman"/>
        </w:rPr>
        <w:t xml:space="preserve">in the </w:t>
      </w:r>
      <w:r w:rsidR="00F42495">
        <w:rPr>
          <w:rFonts w:ascii="Times New Roman" w:hAnsi="Times New Roman" w:eastAsia="Times New Roman" w:cs="Times New Roman"/>
        </w:rPr>
        <w:t>hull</w:t>
      </w:r>
      <w:r w:rsidR="00202069">
        <w:rPr>
          <w:rFonts w:ascii="Times New Roman" w:hAnsi="Times New Roman" w:eastAsia="Times New Roman" w:cs="Times New Roman"/>
        </w:rPr>
        <w:t xml:space="preserve"> or on the fins which will help guide the fish using electromagnetism instead of cameras. This will allow the </w:t>
      </w:r>
      <w:r w:rsidR="00F42495">
        <w:rPr>
          <w:rFonts w:ascii="Times New Roman" w:hAnsi="Times New Roman" w:eastAsia="Times New Roman" w:cs="Times New Roman"/>
        </w:rPr>
        <w:t>ROV</w:t>
      </w:r>
      <w:r w:rsidR="00202069">
        <w:rPr>
          <w:rFonts w:ascii="Times New Roman" w:hAnsi="Times New Roman" w:eastAsia="Times New Roman" w:cs="Times New Roman"/>
        </w:rPr>
        <w:t xml:space="preserve"> to navigate </w:t>
      </w:r>
      <w:r w:rsidR="00D7734A">
        <w:rPr>
          <w:rFonts w:ascii="Times New Roman" w:hAnsi="Times New Roman" w:eastAsia="Times New Roman" w:cs="Times New Roman"/>
        </w:rPr>
        <w:t>as long as</w:t>
      </w:r>
      <w:r w:rsidR="00202069">
        <w:rPr>
          <w:rFonts w:ascii="Times New Roman" w:hAnsi="Times New Roman" w:eastAsia="Times New Roman" w:cs="Times New Roman"/>
        </w:rPr>
        <w:t xml:space="preserve"> there is a metal pipe for it to follow. Ideally the fish will be able to record GPS locations of faults and relay back to the base so that it can be further inspected or repaired. </w:t>
      </w:r>
    </w:p>
    <w:p w:rsidR="00A2445E" w:rsidP="00EF6031" w:rsidRDefault="00EF6031" w14:paraId="0F0E0C7F" w14:textId="731C74C5">
      <w:pPr>
        <w:spacing w:line="480" w:lineRule="auto"/>
        <w:ind w:firstLine="720"/>
        <w:rPr>
          <w:rFonts w:ascii="Times New Roman" w:hAnsi="Times New Roman" w:eastAsia="Times New Roman" w:cs="Times New Roman"/>
        </w:rPr>
      </w:pPr>
      <w:r>
        <w:rPr>
          <w:rFonts w:ascii="Times New Roman" w:hAnsi="Times New Roman" w:eastAsia="Times New Roman" w:cs="Times New Roman"/>
        </w:rPr>
        <w:t xml:space="preserve">             </w:t>
      </w:r>
      <w:r w:rsidR="00A2445E">
        <w:rPr>
          <w:noProof/>
        </w:rPr>
        <w:drawing>
          <wp:inline distT="0" distB="0" distL="0" distR="0" wp14:anchorId="647D7C68" wp14:editId="10C55F14">
            <wp:extent cx="4177517" cy="2349407"/>
            <wp:effectExtent l="0" t="0" r="0" b="0"/>
            <wp:docPr id="273362578" name="Picture 1" descr="MIT unveils &quot;SoFi,&quot; a soft robotic fish that can independently swi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unveils &quot;SoFi,&quot; a soft robotic fish that can independently swim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7517" cy="2349407"/>
                    </a:xfrm>
                    <a:prstGeom prst="rect">
                      <a:avLst/>
                    </a:prstGeom>
                    <a:noFill/>
                    <a:ln>
                      <a:noFill/>
                    </a:ln>
                  </pic:spPr>
                </pic:pic>
              </a:graphicData>
            </a:graphic>
          </wp:inline>
        </w:drawing>
      </w:r>
    </w:p>
    <w:p w:rsidR="00A2445E" w:rsidP="00A2445E" w:rsidRDefault="00A2445E" w14:paraId="21842C99" w14:textId="40419A02">
      <w:pPr>
        <w:spacing w:line="480" w:lineRule="auto"/>
        <w:ind w:firstLine="720"/>
        <w:jc w:val="center"/>
        <w:rPr>
          <w:rFonts w:ascii="Times New Roman" w:hAnsi="Times New Roman" w:eastAsia="Times New Roman" w:cs="Times New Roman"/>
        </w:rPr>
      </w:pPr>
      <w:r w:rsidRPr="7ACD0BB7" w:rsidR="55B5F5B8">
        <w:rPr>
          <w:rFonts w:ascii="Times New Roman" w:hAnsi="Times New Roman" w:eastAsia="Times New Roman" w:cs="Times New Roman"/>
        </w:rPr>
        <w:t xml:space="preserve">Figure 2. MIT </w:t>
      </w:r>
      <w:r w:rsidRPr="7ACD0BB7" w:rsidR="55B5F5B8">
        <w:rPr>
          <w:rFonts w:ascii="Times New Roman" w:hAnsi="Times New Roman" w:eastAsia="Times New Roman" w:cs="Times New Roman"/>
        </w:rPr>
        <w:t>SoFi</w:t>
      </w:r>
      <w:r w:rsidRPr="7ACD0BB7" w:rsidR="55B5F5B8">
        <w:rPr>
          <w:rFonts w:ascii="Times New Roman" w:hAnsi="Times New Roman" w:eastAsia="Times New Roman" w:cs="Times New Roman"/>
        </w:rPr>
        <w:t xml:space="preserve"> Prototype</w:t>
      </w:r>
      <w:commentRangeStart w:id="92589510"/>
      <w:commentRangeEnd w:id="92589510"/>
      <w:r>
        <w:rPr>
          <w:rStyle w:val="CommentReference"/>
        </w:rPr>
        <w:commentReference w:id="92589510"/>
      </w:r>
    </w:p>
    <w:p w:rsidR="000171F2" w:rsidP="0042332B" w:rsidRDefault="00D7343A" w14:paraId="4CF33BDC" w14:textId="4F258298">
      <w:pPr>
        <w:spacing w:line="480" w:lineRule="auto"/>
        <w:jc w:val="center"/>
        <w:rPr>
          <w:rFonts w:ascii="Times New Roman" w:hAnsi="Times New Roman" w:eastAsia="Times New Roman" w:cs="Times New Roman"/>
        </w:rPr>
      </w:pPr>
      <w:r>
        <w:rPr>
          <w:noProof/>
        </w:rPr>
        <w:drawing>
          <wp:inline distT="0" distB="0" distL="0" distR="0" wp14:anchorId="6D0FDA4E" wp14:editId="6DC5CF05">
            <wp:extent cx="3637280" cy="2139234"/>
            <wp:effectExtent l="0" t="0" r="1270" b="0"/>
            <wp:docPr id="1442660039" name="Picture 278202200" descr="A model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0039" name="Picture 278202200" descr="A model of a robo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37280" cy="2139234"/>
                    </a:xfrm>
                    <a:prstGeom prst="rect">
                      <a:avLst/>
                    </a:prstGeom>
                  </pic:spPr>
                </pic:pic>
              </a:graphicData>
            </a:graphic>
          </wp:inline>
        </w:drawing>
      </w:r>
    </w:p>
    <w:p w:rsidR="00D7343A" w:rsidP="0042332B" w:rsidRDefault="00D7343A" w14:paraId="1543410C" w14:textId="77777777">
      <w:pPr>
        <w:spacing w:line="480" w:lineRule="auto"/>
        <w:jc w:val="center"/>
        <w:rPr>
          <w:rFonts w:ascii="Times New Roman" w:hAnsi="Times New Roman" w:eastAsia="Times New Roman" w:cs="Times New Roman"/>
        </w:rPr>
      </w:pPr>
      <w:commentRangeStart w:id="1092906347"/>
      <w:r w:rsidRPr="7ACD0BB7" w:rsidR="08F747A1">
        <w:rPr>
          <w:rFonts w:ascii="Times New Roman" w:hAnsi="Times New Roman" w:eastAsia="Times New Roman" w:cs="Times New Roman"/>
        </w:rPr>
        <w:t>Figure 3. Hall Sensor Placement Proposal</w:t>
      </w:r>
      <w:commentRangeEnd w:id="1092906347"/>
      <w:r>
        <w:rPr>
          <w:rStyle w:val="CommentReference"/>
        </w:rPr>
        <w:commentReference w:id="1092906347"/>
      </w:r>
    </w:p>
    <w:p w:rsidR="19B92027" w:rsidP="00D7343A" w:rsidRDefault="19B92027" w14:paraId="71B48A61" w14:textId="5D801219">
      <w:pPr>
        <w:spacing w:line="480" w:lineRule="auto"/>
        <w:rPr>
          <w:rFonts w:ascii="Times New Roman" w:hAnsi="Times New Roman" w:eastAsia="Times New Roman" w:cs="Times New Roman"/>
          <w:b/>
        </w:rPr>
      </w:pPr>
      <w:r w:rsidRPr="3D70A71F">
        <w:rPr>
          <w:rFonts w:ascii="Times New Roman" w:hAnsi="Times New Roman" w:eastAsia="Times New Roman" w:cs="Times New Roman"/>
          <w:b/>
        </w:rPr>
        <w:lastRenderedPageBreak/>
        <w:t>Resources:</w:t>
      </w:r>
    </w:p>
    <w:p w:rsidR="005E5287" w:rsidP="005E5287" w:rsidRDefault="005E5287" w14:paraId="1A1E87DF" w14:textId="337312E4">
      <w:pPr>
        <w:spacing w:line="360" w:lineRule="auto"/>
        <w:ind w:left="720" w:hanging="720"/>
        <w:jc w:val="both"/>
        <w:rPr>
          <w:rFonts w:ascii="Times New Roman" w:hAnsi="Times New Roman" w:eastAsia="Times New Roman" w:cs="Times New Roman"/>
        </w:rPr>
      </w:pPr>
      <w:r w:rsidRPr="00983318">
        <w:rPr>
          <w:rFonts w:ascii="Times New Roman" w:hAnsi="Times New Roman" w:cs="Times New Roman"/>
        </w:rPr>
        <w:t xml:space="preserve">[ 1 ] </w:t>
      </w:r>
      <w:r w:rsidRPr="00983318" w:rsidR="002A048E">
        <w:rPr>
          <w:rFonts w:ascii="Times New Roman" w:hAnsi="Times New Roman" w:cs="Times New Roman"/>
        </w:rPr>
        <w:t xml:space="preserve">      </w:t>
      </w:r>
      <w:r w:rsidRPr="00833608">
        <w:rPr>
          <w:rFonts w:ascii="Times New Roman" w:hAnsi="Times New Roman" w:eastAsia="Times New Roman" w:cs="Times New Roman"/>
        </w:rPr>
        <w:t xml:space="preserve">A. D. Marchese, C. D. Onal, and D. Rus, “Autonomous soft robotic fish capable of escape maneuvers using fluidic elastomer actuators,” </w:t>
      </w:r>
      <w:r w:rsidRPr="00833608">
        <w:rPr>
          <w:rFonts w:ascii="Times New Roman" w:hAnsi="Times New Roman" w:eastAsia="Times New Roman" w:cs="Times New Roman"/>
          <w:i/>
          <w:iCs/>
        </w:rPr>
        <w:t>Soft Robotics</w:t>
      </w:r>
      <w:r w:rsidRPr="00833608">
        <w:rPr>
          <w:rFonts w:ascii="Times New Roman" w:hAnsi="Times New Roman" w:eastAsia="Times New Roman" w:cs="Times New Roman"/>
        </w:rPr>
        <w:t>, vol. 1, no. 1, pp. 75–87, Mar. 2014, doi: 10.1089/soro.2013.0009.</w:t>
      </w:r>
    </w:p>
    <w:p w:rsidRPr="00833608" w:rsidR="00DE5C81" w:rsidP="005E5287" w:rsidRDefault="00DE5C81" w14:paraId="7D31D80E" w14:textId="5D7A1DDD">
      <w:pPr>
        <w:spacing w:line="360" w:lineRule="auto"/>
        <w:ind w:left="720" w:hanging="720"/>
        <w:jc w:val="both"/>
        <w:rPr>
          <w:rFonts w:ascii="Times New Roman" w:hAnsi="Times New Roman" w:eastAsia="Times New Roman" w:cs="Times New Roman"/>
        </w:rPr>
      </w:pPr>
      <w:r>
        <w:rPr>
          <w:rFonts w:ascii="Times New Roman" w:hAnsi="Times New Roman" w:eastAsia="Times New Roman" w:cs="Times New Roman"/>
        </w:rPr>
        <w:t xml:space="preserve">[ 2 ] </w:t>
      </w:r>
      <w:r>
        <w:rPr>
          <w:rFonts w:ascii="Times New Roman" w:hAnsi="Times New Roman" w:eastAsia="Times New Roman" w:cs="Times New Roman"/>
        </w:rPr>
        <w:tab/>
      </w:r>
      <w:r w:rsidRPr="00DE5C81">
        <w:rPr>
          <w:rFonts w:ascii="Times New Roman" w:hAnsi="Times New Roman" w:eastAsia="Times New Roman" w:cs="Times New Roman"/>
        </w:rPr>
        <w:t>E. Mbemmo, Z. Chen, S. Shatara, and X. Tan, “Modeling of biomimetic robotic fish propelled by an ionic polymer–metal composite actuator,” in Proc. IEEE Int. Conf. Robot. Autom., 2008, pp. 689–694.</w:t>
      </w:r>
    </w:p>
    <w:p w:rsidRPr="00983318" w:rsidR="00B045CE" w:rsidP="00983318" w:rsidRDefault="00983318" w14:paraId="232B069B" w14:textId="4DED3B88">
      <w:pPr>
        <w:spacing w:line="360" w:lineRule="auto"/>
        <w:ind w:left="720" w:hanging="720"/>
        <w:jc w:val="both"/>
        <w:rPr>
          <w:rFonts w:ascii="Times New Roman" w:hAnsi="Times New Roman" w:cs="Times New Roman"/>
        </w:rPr>
      </w:pPr>
      <w:r w:rsidRPr="00983318">
        <w:rPr>
          <w:rFonts w:ascii="Times New Roman" w:hAnsi="Times New Roman" w:cs="Times New Roman"/>
        </w:rPr>
        <w:t xml:space="preserve">[ </w:t>
      </w:r>
      <w:r w:rsidR="006C6F81">
        <w:rPr>
          <w:rFonts w:ascii="Times New Roman" w:hAnsi="Times New Roman" w:cs="Times New Roman"/>
        </w:rPr>
        <w:t>3</w:t>
      </w:r>
      <w:r w:rsidRPr="00983318">
        <w:rPr>
          <w:rFonts w:ascii="Times New Roman" w:hAnsi="Times New Roman" w:cs="Times New Roman"/>
        </w:rPr>
        <w:t xml:space="preserve"> ] </w:t>
      </w:r>
      <w:r w:rsidRPr="00983318">
        <w:rPr>
          <w:rFonts w:ascii="Times New Roman" w:hAnsi="Times New Roman" w:cs="Times New Roman"/>
        </w:rPr>
        <w:tab/>
      </w:r>
      <w:r w:rsidRPr="00B045CE" w:rsidR="00B045CE">
        <w:rPr>
          <w:rFonts w:ascii="Times New Roman" w:hAnsi="Times New Roman" w:cs="Times New Roman"/>
        </w:rPr>
        <w:t xml:space="preserve">R. K. Katzschmann, J. DelPreto, R. MacCurdy, and D. Rus, “Exploration of underwater life with an acoustically controlled soft robotic fish,” </w:t>
      </w:r>
      <w:r w:rsidRPr="00B045CE" w:rsidR="00B045CE">
        <w:rPr>
          <w:rFonts w:ascii="Times New Roman" w:hAnsi="Times New Roman" w:cs="Times New Roman"/>
          <w:i/>
          <w:iCs/>
        </w:rPr>
        <w:t>Science Robotics</w:t>
      </w:r>
      <w:r w:rsidRPr="00B045CE" w:rsidR="00B045CE">
        <w:rPr>
          <w:rFonts w:ascii="Times New Roman" w:hAnsi="Times New Roman" w:cs="Times New Roman"/>
        </w:rPr>
        <w:t>, vol. 3, no. 16, Mar. 2018, doi: 10.1126/scirobotics.aar3449.</w:t>
      </w:r>
    </w:p>
    <w:p w:rsidR="00983318" w:rsidP="00983318" w:rsidRDefault="00983318" w14:paraId="3636E41D" w14:textId="7114FE01">
      <w:pPr>
        <w:spacing w:line="360" w:lineRule="auto"/>
        <w:ind w:left="720" w:hanging="720"/>
        <w:jc w:val="both"/>
        <w:rPr>
          <w:rFonts w:ascii="Times New Roman" w:hAnsi="Times New Roman" w:cs="Times New Roman"/>
        </w:rPr>
      </w:pPr>
      <w:r w:rsidRPr="6B172CD5">
        <w:rPr>
          <w:rFonts w:ascii="Times New Roman" w:hAnsi="Times New Roman" w:cs="Times New Roman"/>
        </w:rPr>
        <w:t xml:space="preserve">[ </w:t>
      </w:r>
      <w:r w:rsidRPr="6B172CD5" w:rsidR="006C6F81">
        <w:rPr>
          <w:rFonts w:ascii="Times New Roman" w:hAnsi="Times New Roman" w:cs="Times New Roman"/>
        </w:rPr>
        <w:t>4</w:t>
      </w:r>
      <w:r w:rsidRPr="6B172CD5">
        <w:rPr>
          <w:rFonts w:ascii="Times New Roman" w:hAnsi="Times New Roman" w:cs="Times New Roman"/>
        </w:rPr>
        <w:t xml:space="preserve"> ] </w:t>
      </w:r>
      <w:r>
        <w:tab/>
      </w:r>
      <w:r w:rsidRPr="6B172CD5">
        <w:rPr>
          <w:rFonts w:ascii="Times New Roman" w:hAnsi="Times New Roman" w:cs="Times New Roman"/>
        </w:rPr>
        <w:t xml:space="preserve">S. C. Van Den Berg, R. B. N. Scharff, Z. Rusák, and J. Wu, “OpenFish: Biomimetic design of a soft robotic fish for high speed locomotion,” </w:t>
      </w:r>
      <w:r w:rsidRPr="6B172CD5">
        <w:rPr>
          <w:rFonts w:ascii="Times New Roman" w:hAnsi="Times New Roman" w:cs="Times New Roman"/>
          <w:i/>
          <w:iCs/>
        </w:rPr>
        <w:t>HardwareX</w:t>
      </w:r>
      <w:r w:rsidRPr="6B172CD5">
        <w:rPr>
          <w:rFonts w:ascii="Times New Roman" w:hAnsi="Times New Roman" w:cs="Times New Roman"/>
        </w:rPr>
        <w:t>, vol. 12, p. e00320, Oct. 2022, doi: 10.1016/j.ohx.2022.e00320.</w:t>
      </w:r>
    </w:p>
    <w:p w:rsidRPr="00230EA2" w:rsidR="00354D62" w:rsidP="00983318" w:rsidRDefault="006C6F81" w14:paraId="020B7291" w14:textId="4BBC7CFA">
      <w:pPr>
        <w:spacing w:line="360" w:lineRule="auto"/>
        <w:ind w:left="720" w:hanging="720"/>
        <w:jc w:val="both"/>
        <w:rPr>
          <w:rFonts w:ascii="Times New Roman" w:hAnsi="Times New Roman" w:cs="Times New Roman"/>
        </w:rPr>
      </w:pPr>
      <w:r w:rsidRPr="6B172CD5">
        <w:rPr>
          <w:rFonts w:ascii="Times New Roman" w:hAnsi="Times New Roman" w:cs="Times New Roman"/>
        </w:rPr>
        <w:t xml:space="preserve">[ 5 ] </w:t>
      </w:r>
      <w:r>
        <w:tab/>
      </w:r>
      <w:r w:rsidRPr="6B172CD5">
        <w:rPr>
          <w:rFonts w:ascii="Times New Roman" w:hAnsi="Times New Roman" w:cs="Times New Roman"/>
        </w:rPr>
        <w:t>W. Yim, J. Lee, and K. J. Kim, “An artificial muscle actuator for biomimetic underwater propulsors,” Bioinspiration Biomimetics, vol. 2, pp. S31–S41, 2007.</w:t>
      </w:r>
    </w:p>
    <w:p w:rsidRPr="00230EA2" w:rsidR="00230EA2" w:rsidP="00230EA2" w:rsidRDefault="00230EA2" w14:paraId="1A04086D" w14:textId="3847E6EE">
      <w:pPr>
        <w:spacing w:line="360" w:lineRule="auto"/>
        <w:ind w:left="720" w:hanging="720"/>
        <w:jc w:val="both"/>
        <w:rPr>
          <w:rFonts w:ascii="Times New Roman" w:hAnsi="Times New Roman" w:cs="Times New Roman"/>
        </w:rPr>
      </w:pPr>
      <w:r w:rsidRPr="00230EA2">
        <w:rPr>
          <w:rFonts w:ascii="Times New Roman" w:hAnsi="Times New Roman" w:cs="Times New Roman"/>
        </w:rPr>
        <w:t xml:space="preserve">[ </w:t>
      </w:r>
      <w:r w:rsidR="006C6F81">
        <w:rPr>
          <w:rFonts w:ascii="Times New Roman" w:hAnsi="Times New Roman" w:cs="Times New Roman"/>
        </w:rPr>
        <w:t>6</w:t>
      </w:r>
      <w:r w:rsidRPr="00230EA2">
        <w:rPr>
          <w:rFonts w:ascii="Times New Roman" w:hAnsi="Times New Roman" w:cs="Times New Roman"/>
        </w:rPr>
        <w:t xml:space="preserve"> ] </w:t>
      </w:r>
      <w:r>
        <w:rPr>
          <w:rFonts w:ascii="Times New Roman" w:hAnsi="Times New Roman" w:cs="Times New Roman"/>
        </w:rPr>
        <w:tab/>
      </w:r>
      <w:r w:rsidRPr="00230EA2">
        <w:rPr>
          <w:rFonts w:ascii="Times New Roman" w:hAnsi="Times New Roman" w:cs="Times New Roman"/>
        </w:rPr>
        <w:t>Z. Cheng, Shatara, and X. Tan, “Modeling of Biomimetic Robotic Fish Propelled by An Ionic Polymer–Metal Composite Caudal Fin,” Jun. 2010. Accessed: Sep. 01, 2024. [Online]. Available: https://brcl.me.uh.edu/Paper/TMECH09.pdf</w:t>
      </w:r>
    </w:p>
    <w:p w:rsidRPr="005E5287" w:rsidR="00230EA2" w:rsidP="00983318" w:rsidRDefault="00230EA2" w14:paraId="7D44A870" w14:textId="27C40E99">
      <w:pPr>
        <w:spacing w:line="360" w:lineRule="auto"/>
        <w:ind w:left="720" w:hanging="720"/>
        <w:jc w:val="both"/>
        <w:rPr>
          <w:rFonts w:ascii="Times New Roman" w:hAnsi="Times New Roman" w:cs="Times New Roman"/>
        </w:rPr>
      </w:pPr>
    </w:p>
    <w:p w:rsidR="47F79F86" w:rsidP="10834C76" w:rsidRDefault="47F79F86" w14:paraId="6A1193B1" w14:textId="7844D6DD">
      <w:pPr>
        <w:spacing w:line="360" w:lineRule="auto"/>
        <w:jc w:val="both"/>
        <w:rPr>
          <w:rFonts w:ascii="Times New Roman" w:hAnsi="Times New Roman" w:eastAsia="Times New Roman" w:cs="Times New Roman"/>
        </w:rPr>
      </w:pPr>
    </w:p>
    <w:sectPr w:rsidR="47F79F86">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CL" w:author="Contreras-Vidal, Jose L" w:date="2024-09-22T08:20:18" w:id="1773773221">
    <w:p xmlns:w14="http://schemas.microsoft.com/office/word/2010/wordml" xmlns:w="http://schemas.openxmlformats.org/wordprocessingml/2006/main" w:rsidR="76024667" w:rsidRDefault="43E1AA2D" w14:paraId="4A83D883" w14:textId="4B4A3007">
      <w:pPr>
        <w:pStyle w:val="CommentText"/>
      </w:pPr>
      <w:r>
        <w:rPr>
          <w:rStyle w:val="CommentReference"/>
        </w:rPr>
        <w:annotationRef/>
      </w:r>
      <w:r w:rsidRPr="65A674B0" w:rsidR="5CA3F86C">
        <w:t>The purpose is a high-level statement of what you propose to accomplish, do not include technical details or how you plan to accomplish the goal.</w:t>
      </w:r>
    </w:p>
  </w:comment>
  <w:comment xmlns:w="http://schemas.openxmlformats.org/wordprocessingml/2006/main" w:initials="CL" w:author="Contreras-Vidal, Jose L" w:date="2024-09-24T07:35:49" w:id="461746831">
    <w:p xmlns:w14="http://schemas.microsoft.com/office/word/2010/wordml" xmlns:w="http://schemas.openxmlformats.org/wordprocessingml/2006/main" w:rsidR="0FBFD871" w:rsidRDefault="308393F1" w14:paraId="0358FD43" w14:textId="660F3F78">
      <w:pPr>
        <w:pStyle w:val="CommentText"/>
      </w:pPr>
      <w:r>
        <w:rPr>
          <w:rStyle w:val="CommentReference"/>
        </w:rPr>
        <w:annotationRef/>
      </w:r>
      <w:r w:rsidRPr="51E2C44D" w:rsidR="2CD103DB">
        <w:t>please review the purpose so that you can deliver what you promise, and be specific about the functions that this device will do; e.g., will the device be able to inspect pipes? are you sure it will develop and improve? thing about how and why?</w:t>
      </w:r>
    </w:p>
  </w:comment>
  <w:comment xmlns:w="http://schemas.openxmlformats.org/wordprocessingml/2006/main" w:initials="CL" w:author="Contreras-Vidal, Jose L" w:date="2024-09-24T07:36:45" w:id="78188168">
    <w:p xmlns:w14="http://schemas.microsoft.com/office/word/2010/wordml" xmlns:w="http://schemas.openxmlformats.org/wordprocessingml/2006/main" w:rsidR="3A0960F1" w:rsidRDefault="11D2555A" w14:paraId="30DABAEA" w14:textId="4E805A4E">
      <w:pPr>
        <w:pStyle w:val="CommentText"/>
      </w:pPr>
      <w:r>
        <w:rPr>
          <w:rStyle w:val="CommentReference"/>
        </w:rPr>
        <w:annotationRef/>
      </w:r>
      <w:r w:rsidRPr="744FA286" w:rsidR="4D23665A">
        <w:t>yes! these functions should be part of the purpose in the statement above.</w:t>
      </w:r>
    </w:p>
  </w:comment>
  <w:comment xmlns:w="http://schemas.openxmlformats.org/wordprocessingml/2006/main" w:initials="CL" w:author="Contreras-Vidal, Jose L" w:date="2024-09-24T07:37:59" w:id="846088591">
    <w:p xmlns:w14="http://schemas.microsoft.com/office/word/2010/wordml" xmlns:w="http://schemas.openxmlformats.org/wordprocessingml/2006/main" w:rsidR="4C460D6C" w:rsidRDefault="17775043" w14:paraId="41589AA9" w14:textId="3284A8AC">
      <w:pPr>
        <w:pStyle w:val="CommentText"/>
      </w:pPr>
      <w:r>
        <w:rPr>
          <w:rStyle w:val="CommentReference"/>
        </w:rPr>
        <w:annotationRef/>
      </w:r>
      <w:r w:rsidRPr="562ECAD1" w:rsidR="37761D46">
        <w:t>this statement is good but it should not be in the "Purpose"</w:t>
      </w:r>
    </w:p>
  </w:comment>
  <w:comment xmlns:w="http://schemas.openxmlformats.org/wordprocessingml/2006/main" w:initials="CL" w:author="Contreras-Vidal, Jose L" w:date="2024-09-24T07:40:25" w:id="396335383">
    <w:p xmlns:w14="http://schemas.microsoft.com/office/word/2010/wordml" xmlns:w="http://schemas.openxmlformats.org/wordprocessingml/2006/main" w:rsidR="3FC342E4" w:rsidRDefault="493566C8" w14:paraId="6EEA6376" w14:textId="2051BFAE">
      <w:pPr>
        <w:pStyle w:val="CommentText"/>
      </w:pPr>
      <w:r>
        <w:rPr>
          <w:rStyle w:val="CommentReference"/>
        </w:rPr>
        <w:annotationRef/>
      </w:r>
      <w:r w:rsidRPr="2350E150" w:rsidR="6F9D3233">
        <w:t>Please add references. What is the annual cost of pipe leaks in the oil and gas industry? what is the annual cost of pipe repairs and maintenance? Data figures will strengthen your opening paragraph..</w:t>
      </w:r>
    </w:p>
  </w:comment>
  <w:comment xmlns:w="http://schemas.openxmlformats.org/wordprocessingml/2006/main" w:initials="CL" w:author="Contreras-Vidal, Jose L" w:date="2024-09-24T07:43:03" w:id="1242003898">
    <w:p xmlns:w14="http://schemas.microsoft.com/office/word/2010/wordml" xmlns:w="http://schemas.openxmlformats.org/wordprocessingml/2006/main" w:rsidR="4A565967" w:rsidRDefault="7E9AAC55" w14:paraId="2112B5C5" w14:textId="168E3D7E">
      <w:pPr>
        <w:pStyle w:val="CommentText"/>
      </w:pPr>
      <w:r>
        <w:rPr>
          <w:rStyle w:val="CommentReference"/>
        </w:rPr>
        <w:annotationRef/>
      </w:r>
      <w:r w:rsidRPr="2913F164" w:rsidR="58294BB9">
        <w:t>Do not offer solution in the "Problem" section, instead address all aspects of the problem, include references. The goal is to gather information to be able to provide a complete solution later on.</w:t>
      </w:r>
    </w:p>
  </w:comment>
  <w:comment xmlns:w="http://schemas.openxmlformats.org/wordprocessingml/2006/main" w:initials="CL" w:author="Contreras-Vidal, Jose L" w:date="2024-09-24T07:45:03" w:id="316374452">
    <w:p xmlns:w14="http://schemas.microsoft.com/office/word/2010/wordml" xmlns:w="http://schemas.openxmlformats.org/wordprocessingml/2006/main" w:rsidR="6B12FA76" w:rsidRDefault="2D651399" w14:paraId="0199318A" w14:textId="7221519C">
      <w:pPr>
        <w:pStyle w:val="CommentText"/>
      </w:pPr>
      <w:r>
        <w:rPr>
          <w:rStyle w:val="CommentReference"/>
        </w:rPr>
        <w:annotationRef/>
      </w:r>
      <w:r w:rsidRPr="04664D2D" w:rsidR="771361A6">
        <w:t>very good, please include a reference or link pointing to this document, add a year  of publication or update for this publication.</w:t>
      </w:r>
    </w:p>
  </w:comment>
  <w:comment xmlns:w="http://schemas.openxmlformats.org/wordprocessingml/2006/main" w:initials="CL" w:author="Contreras-Vidal, Jose L" w:date="2024-09-24T07:45:46" w:id="1266846681">
    <w:p xmlns:w14="http://schemas.microsoft.com/office/word/2010/wordml" xmlns:w="http://schemas.openxmlformats.org/wordprocessingml/2006/main" w:rsidR="6B8A1BF6" w:rsidRDefault="3213EA25" w14:paraId="0F794A1F" w14:textId="060814DE">
      <w:pPr>
        <w:pStyle w:val="CommentText"/>
      </w:pPr>
      <w:r>
        <w:rPr>
          <w:rStyle w:val="CommentReference"/>
        </w:rPr>
        <w:annotationRef/>
      </w:r>
      <w:r w:rsidRPr="6F75F4AE" w:rsidR="3A56BF95">
        <w:t>reference?</w:t>
      </w:r>
    </w:p>
  </w:comment>
  <w:comment xmlns:w="http://schemas.openxmlformats.org/wordprocessingml/2006/main" w:initials="CL" w:author="Contreras-Vidal, Jose L" w:date="2024-09-24T07:47:18" w:id="1068821666">
    <w:p xmlns:w14="http://schemas.microsoft.com/office/word/2010/wordml" xmlns:w="http://schemas.openxmlformats.org/wordprocessingml/2006/main" w:rsidR="24DEB706" w:rsidRDefault="3FC20A12" w14:paraId="6CE10AAF" w14:textId="46A7BEA0">
      <w:pPr>
        <w:pStyle w:val="CommentText"/>
      </w:pPr>
      <w:r>
        <w:rPr>
          <w:rStyle w:val="CommentReference"/>
        </w:rPr>
        <w:annotationRef/>
      </w:r>
      <w:r w:rsidRPr="7ECE1359" w:rsidR="4974615B">
        <w:t>for divers, it is also very risky and extremely expensive.</w:t>
      </w:r>
    </w:p>
  </w:comment>
  <w:comment xmlns:w="http://schemas.openxmlformats.org/wordprocessingml/2006/main" w:initials="CL" w:author="Contreras-Vidal, Jose L" w:date="2024-09-24T07:48:05" w:id="277112655">
    <w:p xmlns:w14="http://schemas.microsoft.com/office/word/2010/wordml" xmlns:w="http://schemas.openxmlformats.org/wordprocessingml/2006/main" w:rsidR="65C5AFD1" w:rsidRDefault="658ADBD7" w14:paraId="375E66AA" w14:textId="5CA4AA3B">
      <w:pPr>
        <w:pStyle w:val="CommentText"/>
      </w:pPr>
      <w:r>
        <w:rPr>
          <w:rStyle w:val="CommentReference"/>
        </w:rPr>
        <w:annotationRef/>
      </w:r>
      <w:r w:rsidRPr="228A9628" w:rsidR="6B7B3AAD">
        <w:t>Focus on identifying the Need; do not propose your technology here.</w:t>
      </w:r>
    </w:p>
  </w:comment>
  <w:comment xmlns:w="http://schemas.openxmlformats.org/wordprocessingml/2006/main" w:initials="CL" w:author="Contreras-Vidal, Jose L" w:date="2024-09-24T07:49:04" w:id="17016232">
    <w:p xmlns:w14="http://schemas.microsoft.com/office/word/2010/wordml" xmlns:w="http://schemas.openxmlformats.org/wordprocessingml/2006/main" w:rsidR="363EDC00" w:rsidRDefault="1887D87B" w14:paraId="3EAB759D" w14:textId="53DD8C8D">
      <w:pPr>
        <w:pStyle w:val="CommentText"/>
      </w:pPr>
      <w:r>
        <w:rPr>
          <w:rStyle w:val="CommentReference"/>
        </w:rPr>
        <w:annotationRef/>
      </w:r>
      <w:r w:rsidRPr="5BEA0318" w:rsidR="40BCBC41">
        <w:t>this particular type of vehicle may change. You may use underwater vehicle.</w:t>
      </w:r>
    </w:p>
  </w:comment>
  <w:comment xmlns:w="http://schemas.openxmlformats.org/wordprocessingml/2006/main" w:initials="CL" w:author="Contreras-Vidal, Jose L" w:date="2024-09-24T07:54:06" w:id="1590837022">
    <w:p xmlns:w14="http://schemas.microsoft.com/office/word/2010/wordml" xmlns:w="http://schemas.openxmlformats.org/wordprocessingml/2006/main" w:rsidR="260F2AFB" w:rsidRDefault="6F3A410A" w14:paraId="236D47D9" w14:textId="3C043877">
      <w:pPr>
        <w:pStyle w:val="CommentText"/>
      </w:pPr>
      <w:r>
        <w:rPr>
          <w:rStyle w:val="CommentReference"/>
        </w:rPr>
        <w:annotationRef/>
      </w:r>
      <w:r w:rsidRPr="018D2471" w:rsidR="496B1801">
        <w:t>good objectives; make sure to discuss with your sponsor for final approval</w:t>
      </w:r>
    </w:p>
  </w:comment>
  <w:comment xmlns:w="http://schemas.openxmlformats.org/wordprocessingml/2006/main" w:initials="CL" w:author="Contreras-Vidal, Jose L" w:date="2024-09-24T07:54:45" w:id="1207079671">
    <w:p xmlns:w14="http://schemas.microsoft.com/office/word/2010/wordml" xmlns:w="http://schemas.openxmlformats.org/wordprocessingml/2006/main" w:rsidR="5B04E825" w:rsidRDefault="12602C59" w14:paraId="19E41DE7" w14:textId="2DCDAB1C">
      <w:pPr>
        <w:pStyle w:val="CommentText"/>
      </w:pPr>
      <w:r>
        <w:rPr>
          <w:rStyle w:val="CommentReference"/>
        </w:rPr>
        <w:annotationRef/>
      </w:r>
      <w:r w:rsidRPr="2CAB71B7" w:rsidR="1B8ACB3C">
        <w:t>where is the prototype? who developed? please add info to the caption</w:t>
      </w:r>
    </w:p>
  </w:comment>
  <w:comment xmlns:w="http://schemas.openxmlformats.org/wordprocessingml/2006/main" w:initials="CL" w:author="Contreras-Vidal, Jose L" w:date="2024-09-24T07:57:02" w:id="1782778257">
    <w:p xmlns:w14="http://schemas.microsoft.com/office/word/2010/wordml" xmlns:w="http://schemas.openxmlformats.org/wordprocessingml/2006/main" w:rsidR="4C1F11CC" w:rsidRDefault="13DCAD34" w14:paraId="2D800965" w14:textId="51B04009">
      <w:pPr>
        <w:pStyle w:val="CommentText"/>
      </w:pPr>
      <w:r>
        <w:rPr>
          <w:rStyle w:val="CommentReference"/>
        </w:rPr>
        <w:annotationRef/>
      </w:r>
      <w:r w:rsidRPr="6350AAC8" w:rsidR="28AD1641">
        <w:t>this statement should not go here. This section should only speak abut the end users, market segments, etc. Refer to lectures by guest Instructor Liana Gonzalez.</w:t>
      </w:r>
    </w:p>
  </w:comment>
  <w:comment xmlns:w="http://schemas.openxmlformats.org/wordprocessingml/2006/main" w:initials="CL" w:author="Contreras-Vidal, Jose L" w:date="2024-09-24T07:58:07" w:id="2074088448">
    <w:p xmlns:w14="http://schemas.microsoft.com/office/word/2010/wordml" xmlns:w="http://schemas.openxmlformats.org/wordprocessingml/2006/main" w:rsidR="609EC885" w:rsidRDefault="745F67E9" w14:paraId="75E6B0C7" w14:textId="7A4CA5CA">
      <w:pPr>
        <w:pStyle w:val="CommentText"/>
      </w:pPr>
      <w:r>
        <w:rPr>
          <w:rStyle w:val="CommentReference"/>
        </w:rPr>
        <w:annotationRef/>
      </w:r>
      <w:r w:rsidRPr="6A6727C0" w:rsidR="3022C1B7">
        <w:t>It would be good to include a summary of companies that offer solutions for this problem/need? There are several in Houston and elsewhere. Check their websites, etc.</w:t>
      </w:r>
    </w:p>
  </w:comment>
  <w:comment xmlns:w="http://schemas.openxmlformats.org/wordprocessingml/2006/main" w:initials="CL" w:author="Contreras-Vidal, Jose L" w:date="2024-09-24T07:59:55" w:id="1052893663">
    <w:p xmlns:w14="http://schemas.microsoft.com/office/word/2010/wordml" xmlns:w="http://schemas.openxmlformats.org/wordprocessingml/2006/main" w:rsidR="7E6BEE34" w:rsidRDefault="73A785F2" w14:paraId="0B4E714A" w14:textId="590A1905">
      <w:pPr>
        <w:pStyle w:val="CommentText"/>
      </w:pPr>
      <w:r>
        <w:rPr>
          <w:rStyle w:val="CommentReference"/>
        </w:rPr>
        <w:annotationRef/>
      </w:r>
      <w:r w:rsidRPr="6039A6FF" w:rsidR="44EA4D35">
        <w:t>It also protects the environment by preventing  leaks that would contaminate the environment. Can you cite evidence of known pipe leaks that polluted the environment and were costly to repair?</w:t>
      </w:r>
    </w:p>
  </w:comment>
  <w:comment xmlns:w="http://schemas.openxmlformats.org/wordprocessingml/2006/main" w:initials="CL" w:author="Contreras-Vidal, Jose L" w:date="2024-09-24T08:00:38" w:id="1356330630">
    <w:p xmlns:w14="http://schemas.microsoft.com/office/word/2010/wordml" xmlns:w="http://schemas.openxmlformats.org/wordprocessingml/2006/main" w:rsidR="2EC936B9" w:rsidRDefault="26F587FA" w14:paraId="0FD168F8" w14:textId="02FAB8B4">
      <w:pPr>
        <w:pStyle w:val="CommentText"/>
      </w:pPr>
      <w:r>
        <w:rPr>
          <w:rStyle w:val="CommentReference"/>
        </w:rPr>
        <w:annotationRef/>
      </w:r>
      <w:r w:rsidRPr="1FE2DFE4" w:rsidR="35888918">
        <w:t>OK, I saw the next paragraph, which covers some of the above.</w:t>
      </w:r>
    </w:p>
  </w:comment>
  <w:comment xmlns:w="http://schemas.openxmlformats.org/wordprocessingml/2006/main" w:initials="CL" w:author="Contreras-Vidal, Jose L" w:date="2024-09-24T08:01:55" w:id="985773197">
    <w:p xmlns:w14="http://schemas.microsoft.com/office/word/2010/wordml" xmlns:w="http://schemas.openxmlformats.org/wordprocessingml/2006/main" w:rsidR="40B04BBE" w:rsidRDefault="4FAC37BD" w14:paraId="0011452E" w14:textId="4D42EB0E">
      <w:pPr>
        <w:pStyle w:val="CommentText"/>
      </w:pPr>
      <w:r>
        <w:rPr>
          <w:rStyle w:val="CommentReference"/>
        </w:rPr>
        <w:annotationRef/>
      </w:r>
      <w:r w:rsidRPr="5D4C2D2C" w:rsidR="575A5451">
        <w:t>which federal or state agency conducts the inspections?</w:t>
      </w:r>
    </w:p>
  </w:comment>
  <w:comment xmlns:w="http://schemas.openxmlformats.org/wordprocessingml/2006/main" w:initials="CL" w:author="Contreras-Vidal, Jose L" w:date="2024-09-24T08:02:36" w:id="728465365">
    <w:p xmlns:w14="http://schemas.microsoft.com/office/word/2010/wordml" xmlns:w="http://schemas.openxmlformats.org/wordprocessingml/2006/main" w:rsidR="126394D2" w:rsidRDefault="3359889D" w14:paraId="58CE9534" w14:textId="5822D98A">
      <w:pPr>
        <w:pStyle w:val="CommentText"/>
      </w:pPr>
      <w:r>
        <w:rPr>
          <w:rStyle w:val="CommentReference"/>
        </w:rPr>
        <w:annotationRef/>
      </w:r>
      <w:r w:rsidRPr="67225BA0" w:rsidR="6F717F2D">
        <w:t>can you please provide examples with links or references?</w:t>
      </w:r>
    </w:p>
  </w:comment>
  <w:comment xmlns:w="http://schemas.openxmlformats.org/wordprocessingml/2006/main" w:initials="CL" w:author="Contreras-Vidal, Jose L" w:date="2024-09-24T08:03:12" w:id="92589510">
    <w:p xmlns:w14="http://schemas.microsoft.com/office/word/2010/wordml" xmlns:w="http://schemas.openxmlformats.org/wordprocessingml/2006/main" w:rsidR="15B581C0" w:rsidRDefault="0CA75938" w14:paraId="0B86F349" w14:textId="33D8A7E6">
      <w:pPr>
        <w:pStyle w:val="CommentText"/>
      </w:pPr>
      <w:r>
        <w:rPr>
          <w:rStyle w:val="CommentReference"/>
        </w:rPr>
        <w:annotationRef/>
      </w:r>
      <w:r w:rsidRPr="5A2FDCD6" w:rsidR="7930E7BE">
        <w:t>good, is there a reference or link to the source of this image? Do not forget to credit the source.</w:t>
      </w:r>
    </w:p>
  </w:comment>
  <w:comment xmlns:w="http://schemas.openxmlformats.org/wordprocessingml/2006/main" w:initials="CL" w:author="Contreras-Vidal, Jose L" w:date="2024-09-24T08:03:56" w:id="1092906347">
    <w:p xmlns:w14="http://schemas.microsoft.com/office/word/2010/wordml" xmlns:w="http://schemas.openxmlformats.org/wordprocessingml/2006/main" w:rsidR="0E33F123" w:rsidRDefault="7435FB18" w14:paraId="7D9D955B" w14:textId="6F519AF1">
      <w:pPr>
        <w:pStyle w:val="CommentText"/>
      </w:pPr>
      <w:r>
        <w:rPr>
          <w:rStyle w:val="CommentReference"/>
        </w:rPr>
        <w:annotationRef/>
      </w:r>
      <w:r w:rsidRPr="63AD472F" w:rsidR="304F1F58">
        <w:t>Analysis report should not include technical or design/implementation aspects. Save this for future report.</w:t>
      </w:r>
    </w:p>
  </w:comment>
  <w:comment xmlns:w="http://schemas.openxmlformats.org/wordprocessingml/2006/main" w:initials="CL" w:author="Contreras-Vidal, Jose L" w:date="2024-09-24T08:09:43" w:id="527840944">
    <w:p xmlns:w14="http://schemas.microsoft.com/office/word/2010/wordml" xmlns:w="http://schemas.openxmlformats.org/wordprocessingml/2006/main" w:rsidR="7F70C95F" w:rsidRDefault="4FE1C387" w14:paraId="0FB4D613" w14:textId="73BFF51C">
      <w:pPr>
        <w:pStyle w:val="CommentText"/>
      </w:pPr>
      <w:r>
        <w:rPr>
          <w:rStyle w:val="CommentReference"/>
        </w:rPr>
        <w:annotationRef/>
      </w:r>
      <w:r w:rsidRPr="2C4AF744" w:rsidR="5D76F04F">
        <w:t>The Analysis report should provide information to the team to address the next phase of the ADDIE methodology: Design. Therefore, the Analysis report should not include any technical specifications or how the device will be designed or built. Think about a Request for Proposals that contain the product specifications (not technical specs) of  what the product should do (e.g., functions).</w:t>
      </w:r>
    </w:p>
    <w:p xmlns:w14="http://schemas.microsoft.com/office/word/2010/wordml" xmlns:w="http://schemas.openxmlformats.org/wordprocessingml/2006/main" w:rsidR="155B7E6B" w:rsidRDefault="2628C016" w14:paraId="60EFA26D" w14:textId="2AD28F27">
      <w:pPr>
        <w:pStyle w:val="CommentText"/>
      </w:pPr>
      <w:r w:rsidRPr="7A2DAD03" w:rsidR="22CA6FB1">
        <w:t>This report could be strengthened by adding references and sources, and addressing the comments below.</w:t>
      </w:r>
    </w:p>
    <w:p xmlns:w14="http://schemas.microsoft.com/office/word/2010/wordml" xmlns:w="http://schemas.openxmlformats.org/wordprocessingml/2006/main" w:rsidR="6952E321" w:rsidRDefault="72BBFD83" w14:paraId="3F26A15A" w14:textId="30880BA7">
      <w:pPr>
        <w:pStyle w:val="CommentText"/>
      </w:pPr>
      <w:r w:rsidRPr="49BFBF60" w:rsidR="272F7E5D">
        <w:t>Grade 85/100</w:t>
      </w:r>
    </w:p>
  </w:comment>
</w:comments>
</file>

<file path=word/commentsExtended.xml><?xml version="1.0" encoding="utf-8"?>
<w15:commentsEx xmlns:mc="http://schemas.openxmlformats.org/markup-compatibility/2006" xmlns:w15="http://schemas.microsoft.com/office/word/2012/wordml" mc:Ignorable="w15">
  <w15:commentEx w15:done="0" w15:paraId="4A83D883"/>
  <w15:commentEx w15:done="0" w15:paraId="0358FD43"/>
  <w15:commentEx w15:done="0" w15:paraId="30DABAEA"/>
  <w15:commentEx w15:done="0" w15:paraId="41589AA9"/>
  <w15:commentEx w15:done="0" w15:paraId="6EEA6376"/>
  <w15:commentEx w15:done="0" w15:paraId="2112B5C5"/>
  <w15:commentEx w15:done="0" w15:paraId="0199318A"/>
  <w15:commentEx w15:done="0" w15:paraId="0F794A1F"/>
  <w15:commentEx w15:done="0" w15:paraId="6CE10AAF"/>
  <w15:commentEx w15:done="0" w15:paraId="375E66AA"/>
  <w15:commentEx w15:done="0" w15:paraId="3EAB759D"/>
  <w15:commentEx w15:done="0" w15:paraId="236D47D9"/>
  <w15:commentEx w15:done="0" w15:paraId="19E41DE7"/>
  <w15:commentEx w15:done="0" w15:paraId="2D800965"/>
  <w15:commentEx w15:done="0" w15:paraId="75E6B0C7"/>
  <w15:commentEx w15:done="0" w15:paraId="0B4E714A"/>
  <w15:commentEx w15:done="0" w15:paraId="0FD168F8" w15:paraIdParent="0B4E714A"/>
  <w15:commentEx w15:done="0" w15:paraId="0011452E"/>
  <w15:commentEx w15:done="0" w15:paraId="58CE9534"/>
  <w15:commentEx w15:done="0" w15:paraId="0B86F349"/>
  <w15:commentEx w15:done="0" w15:paraId="7D9D955B"/>
  <w15:commentEx w15:done="0" w15:paraId="3F26A15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515A601" w16cex:dateUtc="2024-09-22T13:20:18.349Z"/>
  <w16cex:commentExtensible w16cex:durableId="4A980F02" w16cex:dateUtc="2024-09-24T12:35:49.134Z"/>
  <w16cex:commentExtensible w16cex:durableId="7C94A27C" w16cex:dateUtc="2024-09-24T12:36:45.698Z"/>
  <w16cex:commentExtensible w16cex:durableId="1E401949" w16cex:dateUtc="2024-09-24T12:37:59.267Z"/>
  <w16cex:commentExtensible w16cex:durableId="1D18F6FF" w16cex:dateUtc="2024-09-24T12:40:25.54Z"/>
  <w16cex:commentExtensible w16cex:durableId="7ED68481" w16cex:dateUtc="2024-09-24T12:43:03.114Z"/>
  <w16cex:commentExtensible w16cex:durableId="5B22B0AD" w16cex:dateUtc="2024-09-24T12:45:03.557Z"/>
  <w16cex:commentExtensible w16cex:durableId="4E77C505" w16cex:dateUtc="2024-09-24T12:45:46.715Z"/>
  <w16cex:commentExtensible w16cex:durableId="1CFDC21A" w16cex:dateUtc="2024-09-24T12:47:18.973Z"/>
  <w16cex:commentExtensible w16cex:durableId="116707B2" w16cex:dateUtc="2024-09-24T12:48:05.76Z"/>
  <w16cex:commentExtensible w16cex:durableId="0C0B5333" w16cex:dateUtc="2024-09-24T12:49:04.689Z"/>
  <w16cex:commentExtensible w16cex:durableId="7198F699" w16cex:dateUtc="2024-09-24T12:54:06.707Z"/>
  <w16cex:commentExtensible w16cex:durableId="2A8D6D84" w16cex:dateUtc="2024-09-24T12:54:45.304Z"/>
  <w16cex:commentExtensible w16cex:durableId="1EC829F6" w16cex:dateUtc="2024-09-24T12:57:02.189Z"/>
  <w16cex:commentExtensible w16cex:durableId="7203FBEB" w16cex:dateUtc="2024-09-24T12:58:07.935Z"/>
  <w16cex:commentExtensible w16cex:durableId="2B1A1E00" w16cex:dateUtc="2024-09-24T12:59:55.675Z"/>
  <w16cex:commentExtensible w16cex:durableId="2485E868" w16cex:dateUtc="2024-09-24T13:00:38.477Z"/>
  <w16cex:commentExtensible w16cex:durableId="33BCC5DE" w16cex:dateUtc="2024-09-24T13:01:55.119Z"/>
  <w16cex:commentExtensible w16cex:durableId="0FBA033E" w16cex:dateUtc="2024-09-24T13:02:36.95Z"/>
  <w16cex:commentExtensible w16cex:durableId="59F67806" w16cex:dateUtc="2024-09-24T13:03:12.76Z"/>
  <w16cex:commentExtensible w16cex:durableId="32443ECF" w16cex:dateUtc="2024-09-24T13:03:56.817Z"/>
  <w16cex:commentExtensible w16cex:durableId="76610602" w16cex:dateUtc="2024-09-24T13:09:43.064Z"/>
</w16cex:commentsExtensible>
</file>

<file path=word/commentsIds.xml><?xml version="1.0" encoding="utf-8"?>
<w16cid:commentsIds xmlns:mc="http://schemas.openxmlformats.org/markup-compatibility/2006" xmlns:w16cid="http://schemas.microsoft.com/office/word/2016/wordml/cid" mc:Ignorable="w16cid">
  <w16cid:commentId w16cid:paraId="4A83D883" w16cid:durableId="6515A601"/>
  <w16cid:commentId w16cid:paraId="0358FD43" w16cid:durableId="4A980F02"/>
  <w16cid:commentId w16cid:paraId="30DABAEA" w16cid:durableId="7C94A27C"/>
  <w16cid:commentId w16cid:paraId="41589AA9" w16cid:durableId="1E401949"/>
  <w16cid:commentId w16cid:paraId="6EEA6376" w16cid:durableId="1D18F6FF"/>
  <w16cid:commentId w16cid:paraId="2112B5C5" w16cid:durableId="7ED68481"/>
  <w16cid:commentId w16cid:paraId="0199318A" w16cid:durableId="5B22B0AD"/>
  <w16cid:commentId w16cid:paraId="0F794A1F" w16cid:durableId="4E77C505"/>
  <w16cid:commentId w16cid:paraId="6CE10AAF" w16cid:durableId="1CFDC21A"/>
  <w16cid:commentId w16cid:paraId="375E66AA" w16cid:durableId="116707B2"/>
  <w16cid:commentId w16cid:paraId="3EAB759D" w16cid:durableId="0C0B5333"/>
  <w16cid:commentId w16cid:paraId="236D47D9" w16cid:durableId="7198F699"/>
  <w16cid:commentId w16cid:paraId="19E41DE7" w16cid:durableId="2A8D6D84"/>
  <w16cid:commentId w16cid:paraId="2D800965" w16cid:durableId="1EC829F6"/>
  <w16cid:commentId w16cid:paraId="75E6B0C7" w16cid:durableId="7203FBEB"/>
  <w16cid:commentId w16cid:paraId="0B4E714A" w16cid:durableId="2B1A1E00"/>
  <w16cid:commentId w16cid:paraId="0FD168F8" w16cid:durableId="2485E868"/>
  <w16cid:commentId w16cid:paraId="0011452E" w16cid:durableId="33BCC5DE"/>
  <w16cid:commentId w16cid:paraId="58CE9534" w16cid:durableId="0FBA033E"/>
  <w16cid:commentId w16cid:paraId="0B86F349" w16cid:durableId="59F67806"/>
  <w16cid:commentId w16cid:paraId="7D9D955B" w16cid:durableId="32443ECF"/>
  <w16cid:commentId w16cid:paraId="3F26A15A" w16cid:durableId="7661060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6ZKSqbNE" int2:invalidationBookmarkName="" int2:hashCode="dRUQdk5ZkpDD+9" int2:id="rIt8QESK">
      <int2:state int2:value="Reviewed" int2:type="WordDesignerSuggestedImageAnnotation"/>
    </int2:bookmark>
  </int2:observations>
  <int2:intelligenceSettings>
    <int2:extLst>
      <oel:ext uri="74B372B9-2EFF-4315-9A3F-32BA87CA82B1">
        <int2:goals int2:version="1" int2:formality="1"/>
      </oel:ext>
    </int2:extLst>
  </int2:intelligenceSettings>
  <int2:onDemandWorkflows/>
</int2:intelligence>
</file>

<file path=word/people.xml><?xml version="1.0" encoding="utf-8"?>
<w15:people xmlns:mc="http://schemas.openxmlformats.org/markup-compatibility/2006" xmlns:w15="http://schemas.microsoft.com/office/word/2012/wordml" mc:Ignorable="w15">
  <w15:person w15:author="Contreras-Vidal, Jose L">
    <w15:presenceInfo w15:providerId="AD" w15:userId="S::jlcontr2@cougarnet.uh.edu::d68daff2-6fe1-4336-b918-7d38f6dbd8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5FFFB0"/>
    <w:rsid w:val="00007AEC"/>
    <w:rsid w:val="000171F2"/>
    <w:rsid w:val="000211A0"/>
    <w:rsid w:val="00031126"/>
    <w:rsid w:val="00041CD4"/>
    <w:rsid w:val="000568AC"/>
    <w:rsid w:val="0006125B"/>
    <w:rsid w:val="00061BA6"/>
    <w:rsid w:val="000813C9"/>
    <w:rsid w:val="00081E83"/>
    <w:rsid w:val="00082284"/>
    <w:rsid w:val="00082D89"/>
    <w:rsid w:val="0008430B"/>
    <w:rsid w:val="00087128"/>
    <w:rsid w:val="0009776E"/>
    <w:rsid w:val="000A5FC3"/>
    <w:rsid w:val="000B6824"/>
    <w:rsid w:val="000C04A7"/>
    <w:rsid w:val="000C2CDC"/>
    <w:rsid w:val="000C531A"/>
    <w:rsid w:val="000D118B"/>
    <w:rsid w:val="000D168F"/>
    <w:rsid w:val="000E3F1B"/>
    <w:rsid w:val="001011EF"/>
    <w:rsid w:val="00112FFC"/>
    <w:rsid w:val="00122638"/>
    <w:rsid w:val="00124E9E"/>
    <w:rsid w:val="00125BF3"/>
    <w:rsid w:val="0012680E"/>
    <w:rsid w:val="001278F4"/>
    <w:rsid w:val="00137E29"/>
    <w:rsid w:val="001469E8"/>
    <w:rsid w:val="00154E92"/>
    <w:rsid w:val="00155BDB"/>
    <w:rsid w:val="00155DBF"/>
    <w:rsid w:val="00162E37"/>
    <w:rsid w:val="0016366E"/>
    <w:rsid w:val="00163E3E"/>
    <w:rsid w:val="0016766C"/>
    <w:rsid w:val="001742D9"/>
    <w:rsid w:val="00177CC9"/>
    <w:rsid w:val="001800C0"/>
    <w:rsid w:val="00196BFC"/>
    <w:rsid w:val="001A16B7"/>
    <w:rsid w:val="001A7265"/>
    <w:rsid w:val="001B23DF"/>
    <w:rsid w:val="001B5271"/>
    <w:rsid w:val="001C7AAE"/>
    <w:rsid w:val="001F124D"/>
    <w:rsid w:val="001F74CF"/>
    <w:rsid w:val="002016B6"/>
    <w:rsid w:val="00202069"/>
    <w:rsid w:val="00230EA2"/>
    <w:rsid w:val="0024459B"/>
    <w:rsid w:val="002508B3"/>
    <w:rsid w:val="00253D82"/>
    <w:rsid w:val="00255A89"/>
    <w:rsid w:val="0027527E"/>
    <w:rsid w:val="00286939"/>
    <w:rsid w:val="00290E96"/>
    <w:rsid w:val="002A048E"/>
    <w:rsid w:val="002A3D84"/>
    <w:rsid w:val="002A4E23"/>
    <w:rsid w:val="002B025C"/>
    <w:rsid w:val="002B6767"/>
    <w:rsid w:val="002C5504"/>
    <w:rsid w:val="002C61A8"/>
    <w:rsid w:val="002D0C20"/>
    <w:rsid w:val="002D3E85"/>
    <w:rsid w:val="002D579E"/>
    <w:rsid w:val="002E2EE3"/>
    <w:rsid w:val="003047B3"/>
    <w:rsid w:val="00313C28"/>
    <w:rsid w:val="00314378"/>
    <w:rsid w:val="003147D6"/>
    <w:rsid w:val="00314FE2"/>
    <w:rsid w:val="0032134F"/>
    <w:rsid w:val="003346CD"/>
    <w:rsid w:val="00354A28"/>
    <w:rsid w:val="00354D62"/>
    <w:rsid w:val="00373305"/>
    <w:rsid w:val="00373828"/>
    <w:rsid w:val="00375990"/>
    <w:rsid w:val="003761A3"/>
    <w:rsid w:val="0038563C"/>
    <w:rsid w:val="00396EE4"/>
    <w:rsid w:val="003A4A69"/>
    <w:rsid w:val="003B0639"/>
    <w:rsid w:val="003C7260"/>
    <w:rsid w:val="003D2961"/>
    <w:rsid w:val="003D7AFA"/>
    <w:rsid w:val="003E2D49"/>
    <w:rsid w:val="003E3A80"/>
    <w:rsid w:val="003E4F30"/>
    <w:rsid w:val="0042332B"/>
    <w:rsid w:val="00426692"/>
    <w:rsid w:val="0042726C"/>
    <w:rsid w:val="00434807"/>
    <w:rsid w:val="0043551C"/>
    <w:rsid w:val="00440542"/>
    <w:rsid w:val="00443823"/>
    <w:rsid w:val="00445F28"/>
    <w:rsid w:val="00446DAC"/>
    <w:rsid w:val="00451A86"/>
    <w:rsid w:val="00457F2F"/>
    <w:rsid w:val="00460015"/>
    <w:rsid w:val="004645AF"/>
    <w:rsid w:val="00467CAB"/>
    <w:rsid w:val="00472E25"/>
    <w:rsid w:val="004778BA"/>
    <w:rsid w:val="004811DA"/>
    <w:rsid w:val="00484D86"/>
    <w:rsid w:val="00490FA2"/>
    <w:rsid w:val="00494353"/>
    <w:rsid w:val="004A0239"/>
    <w:rsid w:val="004A4A5C"/>
    <w:rsid w:val="004A6C2E"/>
    <w:rsid w:val="004D32A0"/>
    <w:rsid w:val="004D3A74"/>
    <w:rsid w:val="004D4B35"/>
    <w:rsid w:val="004F06EB"/>
    <w:rsid w:val="004F52F2"/>
    <w:rsid w:val="004F650B"/>
    <w:rsid w:val="005046A8"/>
    <w:rsid w:val="0051045A"/>
    <w:rsid w:val="005129F8"/>
    <w:rsid w:val="00514AC7"/>
    <w:rsid w:val="00515726"/>
    <w:rsid w:val="00533913"/>
    <w:rsid w:val="00552E12"/>
    <w:rsid w:val="005577A7"/>
    <w:rsid w:val="00575D91"/>
    <w:rsid w:val="005774F3"/>
    <w:rsid w:val="00577BDA"/>
    <w:rsid w:val="00585D87"/>
    <w:rsid w:val="00592C0C"/>
    <w:rsid w:val="00597450"/>
    <w:rsid w:val="005D1079"/>
    <w:rsid w:val="005D1E90"/>
    <w:rsid w:val="005E5287"/>
    <w:rsid w:val="0060042D"/>
    <w:rsid w:val="006139C1"/>
    <w:rsid w:val="00621ED4"/>
    <w:rsid w:val="00626B85"/>
    <w:rsid w:val="006316A7"/>
    <w:rsid w:val="006901A4"/>
    <w:rsid w:val="00691207"/>
    <w:rsid w:val="00693599"/>
    <w:rsid w:val="00693801"/>
    <w:rsid w:val="006B1590"/>
    <w:rsid w:val="006B50F1"/>
    <w:rsid w:val="006C0997"/>
    <w:rsid w:val="006C1CA1"/>
    <w:rsid w:val="006C6F81"/>
    <w:rsid w:val="006D1777"/>
    <w:rsid w:val="006D4B0F"/>
    <w:rsid w:val="007026FD"/>
    <w:rsid w:val="00707713"/>
    <w:rsid w:val="00710606"/>
    <w:rsid w:val="00726C38"/>
    <w:rsid w:val="00735CDF"/>
    <w:rsid w:val="0074213B"/>
    <w:rsid w:val="00751662"/>
    <w:rsid w:val="00751E2C"/>
    <w:rsid w:val="00774A99"/>
    <w:rsid w:val="007824A8"/>
    <w:rsid w:val="007A08AF"/>
    <w:rsid w:val="007B3B45"/>
    <w:rsid w:val="007C0117"/>
    <w:rsid w:val="007D6750"/>
    <w:rsid w:val="007D7074"/>
    <w:rsid w:val="007E4F34"/>
    <w:rsid w:val="007E7A69"/>
    <w:rsid w:val="007F42E4"/>
    <w:rsid w:val="007F7C59"/>
    <w:rsid w:val="00802F3F"/>
    <w:rsid w:val="00810361"/>
    <w:rsid w:val="008122EF"/>
    <w:rsid w:val="00823FBC"/>
    <w:rsid w:val="008263C1"/>
    <w:rsid w:val="008266AF"/>
    <w:rsid w:val="00830161"/>
    <w:rsid w:val="00833608"/>
    <w:rsid w:val="00844A7D"/>
    <w:rsid w:val="008529FE"/>
    <w:rsid w:val="00865A91"/>
    <w:rsid w:val="008741D2"/>
    <w:rsid w:val="008839B6"/>
    <w:rsid w:val="00886BDC"/>
    <w:rsid w:val="0089116F"/>
    <w:rsid w:val="0089432D"/>
    <w:rsid w:val="008A2069"/>
    <w:rsid w:val="008A2F9C"/>
    <w:rsid w:val="008A38D2"/>
    <w:rsid w:val="008A5195"/>
    <w:rsid w:val="008A57B7"/>
    <w:rsid w:val="008C3E61"/>
    <w:rsid w:val="008C52C4"/>
    <w:rsid w:val="008C6DD9"/>
    <w:rsid w:val="008E3FDA"/>
    <w:rsid w:val="008E5F09"/>
    <w:rsid w:val="008F5011"/>
    <w:rsid w:val="00901F78"/>
    <w:rsid w:val="00912134"/>
    <w:rsid w:val="00921B61"/>
    <w:rsid w:val="0094047D"/>
    <w:rsid w:val="00945CF1"/>
    <w:rsid w:val="00950BAF"/>
    <w:rsid w:val="00954487"/>
    <w:rsid w:val="009761DC"/>
    <w:rsid w:val="009814EA"/>
    <w:rsid w:val="00983318"/>
    <w:rsid w:val="00983BED"/>
    <w:rsid w:val="00985A29"/>
    <w:rsid w:val="009A024F"/>
    <w:rsid w:val="009A1F16"/>
    <w:rsid w:val="009C42CE"/>
    <w:rsid w:val="009D07CF"/>
    <w:rsid w:val="009D5C8A"/>
    <w:rsid w:val="009D6840"/>
    <w:rsid w:val="009E23F3"/>
    <w:rsid w:val="009F3836"/>
    <w:rsid w:val="009F9839"/>
    <w:rsid w:val="00A0024F"/>
    <w:rsid w:val="00A2260E"/>
    <w:rsid w:val="00A2445E"/>
    <w:rsid w:val="00A25965"/>
    <w:rsid w:val="00A25DC1"/>
    <w:rsid w:val="00A3181E"/>
    <w:rsid w:val="00A37B4F"/>
    <w:rsid w:val="00A53268"/>
    <w:rsid w:val="00A5584C"/>
    <w:rsid w:val="00A5615D"/>
    <w:rsid w:val="00A711DC"/>
    <w:rsid w:val="00A76210"/>
    <w:rsid w:val="00A8772E"/>
    <w:rsid w:val="00AA0D8C"/>
    <w:rsid w:val="00AB04C4"/>
    <w:rsid w:val="00AB726C"/>
    <w:rsid w:val="00AC0266"/>
    <w:rsid w:val="00AF132A"/>
    <w:rsid w:val="00AF5815"/>
    <w:rsid w:val="00AF76C3"/>
    <w:rsid w:val="00B043D5"/>
    <w:rsid w:val="00B045CE"/>
    <w:rsid w:val="00B047B7"/>
    <w:rsid w:val="00B05156"/>
    <w:rsid w:val="00B175D0"/>
    <w:rsid w:val="00B20831"/>
    <w:rsid w:val="00B309F1"/>
    <w:rsid w:val="00B33B20"/>
    <w:rsid w:val="00B438BC"/>
    <w:rsid w:val="00B46C34"/>
    <w:rsid w:val="00B4790B"/>
    <w:rsid w:val="00B502F0"/>
    <w:rsid w:val="00B51190"/>
    <w:rsid w:val="00B5123F"/>
    <w:rsid w:val="00B75D34"/>
    <w:rsid w:val="00B763A4"/>
    <w:rsid w:val="00B96622"/>
    <w:rsid w:val="00BA1425"/>
    <w:rsid w:val="00BA2FCD"/>
    <w:rsid w:val="00BB1EA5"/>
    <w:rsid w:val="00BB39E1"/>
    <w:rsid w:val="00BC4FDB"/>
    <w:rsid w:val="00BC65C6"/>
    <w:rsid w:val="00BE3EC7"/>
    <w:rsid w:val="00BF2DF9"/>
    <w:rsid w:val="00C1067C"/>
    <w:rsid w:val="00C136AD"/>
    <w:rsid w:val="00C372B4"/>
    <w:rsid w:val="00C43F81"/>
    <w:rsid w:val="00C45998"/>
    <w:rsid w:val="00C93ABF"/>
    <w:rsid w:val="00CA1DAF"/>
    <w:rsid w:val="00CA39FC"/>
    <w:rsid w:val="00CA3EE2"/>
    <w:rsid w:val="00CB2B31"/>
    <w:rsid w:val="00CB4175"/>
    <w:rsid w:val="00CD6F89"/>
    <w:rsid w:val="00CE1383"/>
    <w:rsid w:val="00CF7F3A"/>
    <w:rsid w:val="00D00B62"/>
    <w:rsid w:val="00D1ADC1"/>
    <w:rsid w:val="00D257F6"/>
    <w:rsid w:val="00D459D9"/>
    <w:rsid w:val="00D47378"/>
    <w:rsid w:val="00D60002"/>
    <w:rsid w:val="00D7343A"/>
    <w:rsid w:val="00D74B0A"/>
    <w:rsid w:val="00D7734A"/>
    <w:rsid w:val="00D77D50"/>
    <w:rsid w:val="00D8260B"/>
    <w:rsid w:val="00DA791B"/>
    <w:rsid w:val="00DA7D8F"/>
    <w:rsid w:val="00DB239B"/>
    <w:rsid w:val="00DB38FE"/>
    <w:rsid w:val="00DB3C69"/>
    <w:rsid w:val="00DB41B1"/>
    <w:rsid w:val="00DC1EA1"/>
    <w:rsid w:val="00DE5C81"/>
    <w:rsid w:val="00E17008"/>
    <w:rsid w:val="00E31D3D"/>
    <w:rsid w:val="00E348AA"/>
    <w:rsid w:val="00E37EB7"/>
    <w:rsid w:val="00E410B2"/>
    <w:rsid w:val="00E42D27"/>
    <w:rsid w:val="00E44708"/>
    <w:rsid w:val="00E4610E"/>
    <w:rsid w:val="00E57080"/>
    <w:rsid w:val="00E64155"/>
    <w:rsid w:val="00E818D4"/>
    <w:rsid w:val="00EA1B16"/>
    <w:rsid w:val="00EA4033"/>
    <w:rsid w:val="00EA57A1"/>
    <w:rsid w:val="00EB24A8"/>
    <w:rsid w:val="00EC1660"/>
    <w:rsid w:val="00EC2EE8"/>
    <w:rsid w:val="00ED59F4"/>
    <w:rsid w:val="00ED5F1B"/>
    <w:rsid w:val="00EE6055"/>
    <w:rsid w:val="00EF6031"/>
    <w:rsid w:val="00EF6A98"/>
    <w:rsid w:val="00F251DE"/>
    <w:rsid w:val="00F31B0B"/>
    <w:rsid w:val="00F32D31"/>
    <w:rsid w:val="00F34B25"/>
    <w:rsid w:val="00F373FE"/>
    <w:rsid w:val="00F37E46"/>
    <w:rsid w:val="00F42495"/>
    <w:rsid w:val="00F554D4"/>
    <w:rsid w:val="00F62B01"/>
    <w:rsid w:val="00F65244"/>
    <w:rsid w:val="00F85A48"/>
    <w:rsid w:val="00F96BEA"/>
    <w:rsid w:val="00FA2D5A"/>
    <w:rsid w:val="00FB72C3"/>
    <w:rsid w:val="00FC148D"/>
    <w:rsid w:val="00FC47C7"/>
    <w:rsid w:val="00FD6EEF"/>
    <w:rsid w:val="00FE0BD8"/>
    <w:rsid w:val="00FE790F"/>
    <w:rsid w:val="00FF65BC"/>
    <w:rsid w:val="013CC0CF"/>
    <w:rsid w:val="01C6A64E"/>
    <w:rsid w:val="0251B93B"/>
    <w:rsid w:val="027E68CC"/>
    <w:rsid w:val="02D7AD46"/>
    <w:rsid w:val="03510210"/>
    <w:rsid w:val="040DABA5"/>
    <w:rsid w:val="043A42B7"/>
    <w:rsid w:val="04B1BE86"/>
    <w:rsid w:val="04E2B4F3"/>
    <w:rsid w:val="04FE8846"/>
    <w:rsid w:val="058A5D8E"/>
    <w:rsid w:val="062E3415"/>
    <w:rsid w:val="06419018"/>
    <w:rsid w:val="06505FDD"/>
    <w:rsid w:val="06801B7B"/>
    <w:rsid w:val="068760BE"/>
    <w:rsid w:val="06C9316B"/>
    <w:rsid w:val="06CA9AA0"/>
    <w:rsid w:val="06CCF2AA"/>
    <w:rsid w:val="06FB1711"/>
    <w:rsid w:val="0724CA6B"/>
    <w:rsid w:val="072EC95B"/>
    <w:rsid w:val="073F8FB4"/>
    <w:rsid w:val="075080A4"/>
    <w:rsid w:val="07A61A0F"/>
    <w:rsid w:val="07B5915F"/>
    <w:rsid w:val="082DB4A0"/>
    <w:rsid w:val="08F747A1"/>
    <w:rsid w:val="091033DA"/>
    <w:rsid w:val="0A1067C5"/>
    <w:rsid w:val="0A3BB6C2"/>
    <w:rsid w:val="0AE874A6"/>
    <w:rsid w:val="0AFC5C13"/>
    <w:rsid w:val="0B231737"/>
    <w:rsid w:val="0B32CDB3"/>
    <w:rsid w:val="0B372EF6"/>
    <w:rsid w:val="0B50670F"/>
    <w:rsid w:val="0B856399"/>
    <w:rsid w:val="0B8C50C8"/>
    <w:rsid w:val="0C0895C0"/>
    <w:rsid w:val="0C3AFB97"/>
    <w:rsid w:val="0C4FC901"/>
    <w:rsid w:val="0C5AE769"/>
    <w:rsid w:val="0C5C81E8"/>
    <w:rsid w:val="0C6A0820"/>
    <w:rsid w:val="0CFB463D"/>
    <w:rsid w:val="0D029D46"/>
    <w:rsid w:val="0D22B8B0"/>
    <w:rsid w:val="0D63AD6D"/>
    <w:rsid w:val="0DA1F0FC"/>
    <w:rsid w:val="0DBA9231"/>
    <w:rsid w:val="0DDD3C8C"/>
    <w:rsid w:val="0E1A514E"/>
    <w:rsid w:val="0E38FC03"/>
    <w:rsid w:val="0E55DA40"/>
    <w:rsid w:val="0E5675DD"/>
    <w:rsid w:val="0E58B954"/>
    <w:rsid w:val="0E7D39E6"/>
    <w:rsid w:val="0E7DDB42"/>
    <w:rsid w:val="0EDF0C02"/>
    <w:rsid w:val="0F7A584C"/>
    <w:rsid w:val="101149F2"/>
    <w:rsid w:val="10354322"/>
    <w:rsid w:val="104AB54B"/>
    <w:rsid w:val="1078FFE4"/>
    <w:rsid w:val="10834C76"/>
    <w:rsid w:val="108BDDDE"/>
    <w:rsid w:val="10A5C205"/>
    <w:rsid w:val="10D2FEEC"/>
    <w:rsid w:val="10DDFAFA"/>
    <w:rsid w:val="111E97DE"/>
    <w:rsid w:val="1143BA30"/>
    <w:rsid w:val="114DB747"/>
    <w:rsid w:val="1184C571"/>
    <w:rsid w:val="11C450AB"/>
    <w:rsid w:val="11E00C38"/>
    <w:rsid w:val="121E8570"/>
    <w:rsid w:val="12228A66"/>
    <w:rsid w:val="126B9955"/>
    <w:rsid w:val="127AC85F"/>
    <w:rsid w:val="127D6F92"/>
    <w:rsid w:val="129DDD64"/>
    <w:rsid w:val="129EA30B"/>
    <w:rsid w:val="12C57C5D"/>
    <w:rsid w:val="1301526A"/>
    <w:rsid w:val="13614A9E"/>
    <w:rsid w:val="13A82B77"/>
    <w:rsid w:val="1423C5ED"/>
    <w:rsid w:val="14E1FE3E"/>
    <w:rsid w:val="1522D483"/>
    <w:rsid w:val="15279170"/>
    <w:rsid w:val="1555BBDC"/>
    <w:rsid w:val="1593EE57"/>
    <w:rsid w:val="15DC2201"/>
    <w:rsid w:val="15EA400E"/>
    <w:rsid w:val="167A2232"/>
    <w:rsid w:val="167C35EC"/>
    <w:rsid w:val="17517573"/>
    <w:rsid w:val="1785A094"/>
    <w:rsid w:val="17930868"/>
    <w:rsid w:val="17B57FEE"/>
    <w:rsid w:val="185FFFB0"/>
    <w:rsid w:val="192A83D6"/>
    <w:rsid w:val="1970FDE0"/>
    <w:rsid w:val="198AE650"/>
    <w:rsid w:val="19B92027"/>
    <w:rsid w:val="19C10E06"/>
    <w:rsid w:val="19D60F73"/>
    <w:rsid w:val="19F27337"/>
    <w:rsid w:val="1A3379C7"/>
    <w:rsid w:val="1A99FF3F"/>
    <w:rsid w:val="1A9EDEC7"/>
    <w:rsid w:val="1B4DE77F"/>
    <w:rsid w:val="1B5B3368"/>
    <w:rsid w:val="1B710CB2"/>
    <w:rsid w:val="1B730AFB"/>
    <w:rsid w:val="1B814896"/>
    <w:rsid w:val="1BB41A51"/>
    <w:rsid w:val="1BD2B918"/>
    <w:rsid w:val="1BF6F0A7"/>
    <w:rsid w:val="1C0DC174"/>
    <w:rsid w:val="1C3263DF"/>
    <w:rsid w:val="1D35DD10"/>
    <w:rsid w:val="1DF6357C"/>
    <w:rsid w:val="1E58C1B4"/>
    <w:rsid w:val="1E8D1612"/>
    <w:rsid w:val="1ECE5491"/>
    <w:rsid w:val="1EE66DF5"/>
    <w:rsid w:val="1F28C51C"/>
    <w:rsid w:val="1FA5E029"/>
    <w:rsid w:val="1FE4B8C9"/>
    <w:rsid w:val="2008E911"/>
    <w:rsid w:val="2072CC51"/>
    <w:rsid w:val="209D261E"/>
    <w:rsid w:val="20A764A7"/>
    <w:rsid w:val="20C73B44"/>
    <w:rsid w:val="213887B3"/>
    <w:rsid w:val="214D44C1"/>
    <w:rsid w:val="2179875D"/>
    <w:rsid w:val="218E92B9"/>
    <w:rsid w:val="21A1226C"/>
    <w:rsid w:val="21D1B65B"/>
    <w:rsid w:val="21DE541F"/>
    <w:rsid w:val="21E68905"/>
    <w:rsid w:val="222B44B0"/>
    <w:rsid w:val="225C3372"/>
    <w:rsid w:val="227ACA26"/>
    <w:rsid w:val="22C71406"/>
    <w:rsid w:val="22D1BAB7"/>
    <w:rsid w:val="236C288E"/>
    <w:rsid w:val="237E6AFE"/>
    <w:rsid w:val="23FBAAD5"/>
    <w:rsid w:val="23FEAD8A"/>
    <w:rsid w:val="24060429"/>
    <w:rsid w:val="241DCBCD"/>
    <w:rsid w:val="242CDC9B"/>
    <w:rsid w:val="244E9132"/>
    <w:rsid w:val="24E5A04F"/>
    <w:rsid w:val="2548E29E"/>
    <w:rsid w:val="25ABA13C"/>
    <w:rsid w:val="25DAE00B"/>
    <w:rsid w:val="25F36570"/>
    <w:rsid w:val="26820066"/>
    <w:rsid w:val="268AFD24"/>
    <w:rsid w:val="26C96455"/>
    <w:rsid w:val="26D84710"/>
    <w:rsid w:val="273F50D6"/>
    <w:rsid w:val="27450BBF"/>
    <w:rsid w:val="27A6E083"/>
    <w:rsid w:val="27CBF842"/>
    <w:rsid w:val="27F332BB"/>
    <w:rsid w:val="27FF0AE2"/>
    <w:rsid w:val="28266B5D"/>
    <w:rsid w:val="286FC92A"/>
    <w:rsid w:val="28758843"/>
    <w:rsid w:val="28B8F1B8"/>
    <w:rsid w:val="28E5D532"/>
    <w:rsid w:val="290386BD"/>
    <w:rsid w:val="2920C7D1"/>
    <w:rsid w:val="29277640"/>
    <w:rsid w:val="2949081D"/>
    <w:rsid w:val="2A13649E"/>
    <w:rsid w:val="2A4F2F3D"/>
    <w:rsid w:val="2AF98F23"/>
    <w:rsid w:val="2AFB16B1"/>
    <w:rsid w:val="2B18D3A2"/>
    <w:rsid w:val="2BA8CDFD"/>
    <w:rsid w:val="2BAAD0B1"/>
    <w:rsid w:val="2C0E4982"/>
    <w:rsid w:val="2C0EB76C"/>
    <w:rsid w:val="2C220704"/>
    <w:rsid w:val="2C24F0B0"/>
    <w:rsid w:val="2C4507A0"/>
    <w:rsid w:val="2C7AB2D0"/>
    <w:rsid w:val="2CA65743"/>
    <w:rsid w:val="2CC0D731"/>
    <w:rsid w:val="2CC848C5"/>
    <w:rsid w:val="2CCAE22B"/>
    <w:rsid w:val="2D0D059D"/>
    <w:rsid w:val="2D191FBB"/>
    <w:rsid w:val="2D3F555A"/>
    <w:rsid w:val="2D4F6BB3"/>
    <w:rsid w:val="2D651186"/>
    <w:rsid w:val="2D77E6A7"/>
    <w:rsid w:val="2D97851C"/>
    <w:rsid w:val="2DDB7970"/>
    <w:rsid w:val="2DDF6503"/>
    <w:rsid w:val="2E531EE8"/>
    <w:rsid w:val="2E5652FB"/>
    <w:rsid w:val="2E6192AA"/>
    <w:rsid w:val="2E7C3A0B"/>
    <w:rsid w:val="2ED2EFE8"/>
    <w:rsid w:val="2EFCC5C8"/>
    <w:rsid w:val="2F4633DF"/>
    <w:rsid w:val="2FD5781C"/>
    <w:rsid w:val="2FE45564"/>
    <w:rsid w:val="2FEDC73F"/>
    <w:rsid w:val="30559A3A"/>
    <w:rsid w:val="30583C03"/>
    <w:rsid w:val="30AD4FE9"/>
    <w:rsid w:val="31687731"/>
    <w:rsid w:val="3174C3F6"/>
    <w:rsid w:val="3178C739"/>
    <w:rsid w:val="32A592F5"/>
    <w:rsid w:val="32C26AE5"/>
    <w:rsid w:val="33306346"/>
    <w:rsid w:val="3352F60D"/>
    <w:rsid w:val="337CE15B"/>
    <w:rsid w:val="33BBE245"/>
    <w:rsid w:val="33D70C6C"/>
    <w:rsid w:val="3486F337"/>
    <w:rsid w:val="34B7287E"/>
    <w:rsid w:val="34D49879"/>
    <w:rsid w:val="34E4F881"/>
    <w:rsid w:val="35184C56"/>
    <w:rsid w:val="3558211E"/>
    <w:rsid w:val="35BBD84F"/>
    <w:rsid w:val="365F3006"/>
    <w:rsid w:val="369C6CAB"/>
    <w:rsid w:val="36F4F1A5"/>
    <w:rsid w:val="372AAC96"/>
    <w:rsid w:val="37A0D016"/>
    <w:rsid w:val="37D9F105"/>
    <w:rsid w:val="37EA8CF6"/>
    <w:rsid w:val="383EA6D1"/>
    <w:rsid w:val="3842CA37"/>
    <w:rsid w:val="385B1F90"/>
    <w:rsid w:val="3888396A"/>
    <w:rsid w:val="38906438"/>
    <w:rsid w:val="38D685D5"/>
    <w:rsid w:val="39058B5D"/>
    <w:rsid w:val="39190626"/>
    <w:rsid w:val="3932F5B8"/>
    <w:rsid w:val="393F5D2F"/>
    <w:rsid w:val="39EE0A41"/>
    <w:rsid w:val="3A4C1D58"/>
    <w:rsid w:val="3A7BA333"/>
    <w:rsid w:val="3B20C560"/>
    <w:rsid w:val="3B61A3D2"/>
    <w:rsid w:val="3C01711E"/>
    <w:rsid w:val="3C317AB0"/>
    <w:rsid w:val="3C3C2E40"/>
    <w:rsid w:val="3C708CD7"/>
    <w:rsid w:val="3CF2AD7B"/>
    <w:rsid w:val="3D0701A4"/>
    <w:rsid w:val="3D0E38D0"/>
    <w:rsid w:val="3D4AB2C6"/>
    <w:rsid w:val="3D4D402D"/>
    <w:rsid w:val="3D70A71F"/>
    <w:rsid w:val="3D9FB72D"/>
    <w:rsid w:val="3DDF2F09"/>
    <w:rsid w:val="3E219D65"/>
    <w:rsid w:val="3E63A3DD"/>
    <w:rsid w:val="3E65230C"/>
    <w:rsid w:val="3E85F34E"/>
    <w:rsid w:val="3E9D0C94"/>
    <w:rsid w:val="3EBDEAD1"/>
    <w:rsid w:val="3EF11ABB"/>
    <w:rsid w:val="3F429EB2"/>
    <w:rsid w:val="3F4E4C56"/>
    <w:rsid w:val="3F791C2F"/>
    <w:rsid w:val="3F84FD16"/>
    <w:rsid w:val="3FD462F4"/>
    <w:rsid w:val="402B1B48"/>
    <w:rsid w:val="4034660E"/>
    <w:rsid w:val="40552E6C"/>
    <w:rsid w:val="408D12C7"/>
    <w:rsid w:val="40F41F2A"/>
    <w:rsid w:val="414FFBD8"/>
    <w:rsid w:val="417ED6A3"/>
    <w:rsid w:val="41980B48"/>
    <w:rsid w:val="41EE2A16"/>
    <w:rsid w:val="41F1F122"/>
    <w:rsid w:val="4226E17A"/>
    <w:rsid w:val="4232CAC5"/>
    <w:rsid w:val="42405537"/>
    <w:rsid w:val="4257B962"/>
    <w:rsid w:val="4297A70A"/>
    <w:rsid w:val="42BBD002"/>
    <w:rsid w:val="43135A9E"/>
    <w:rsid w:val="43298BE7"/>
    <w:rsid w:val="43796C73"/>
    <w:rsid w:val="43E50F58"/>
    <w:rsid w:val="4406BFCD"/>
    <w:rsid w:val="440D2EAC"/>
    <w:rsid w:val="444D7BCB"/>
    <w:rsid w:val="44734851"/>
    <w:rsid w:val="44793DC6"/>
    <w:rsid w:val="44AA90EC"/>
    <w:rsid w:val="4509EB3B"/>
    <w:rsid w:val="4543FF63"/>
    <w:rsid w:val="45B2DB80"/>
    <w:rsid w:val="45BD7067"/>
    <w:rsid w:val="4613A2EB"/>
    <w:rsid w:val="4632BF8E"/>
    <w:rsid w:val="46946BE8"/>
    <w:rsid w:val="46C57D56"/>
    <w:rsid w:val="47287D50"/>
    <w:rsid w:val="475C91A0"/>
    <w:rsid w:val="475F4E10"/>
    <w:rsid w:val="47AE4137"/>
    <w:rsid w:val="47B64E21"/>
    <w:rsid w:val="47E123F1"/>
    <w:rsid w:val="47F79F86"/>
    <w:rsid w:val="483B33BF"/>
    <w:rsid w:val="48721FDC"/>
    <w:rsid w:val="48EEFC8F"/>
    <w:rsid w:val="49860D3C"/>
    <w:rsid w:val="4A0ADC95"/>
    <w:rsid w:val="4A164582"/>
    <w:rsid w:val="4A98B158"/>
    <w:rsid w:val="4AB5BB04"/>
    <w:rsid w:val="4AC9BB6F"/>
    <w:rsid w:val="4B649E9F"/>
    <w:rsid w:val="4B9644A5"/>
    <w:rsid w:val="4BA250D1"/>
    <w:rsid w:val="4C1D6376"/>
    <w:rsid w:val="4C267196"/>
    <w:rsid w:val="4C7A854F"/>
    <w:rsid w:val="4C92DD90"/>
    <w:rsid w:val="4CE26F21"/>
    <w:rsid w:val="4CF37C8C"/>
    <w:rsid w:val="4CF74D02"/>
    <w:rsid w:val="4D072519"/>
    <w:rsid w:val="4D1A31A3"/>
    <w:rsid w:val="4D85ECDE"/>
    <w:rsid w:val="4DB531A8"/>
    <w:rsid w:val="4E8C1D1B"/>
    <w:rsid w:val="4E96C07F"/>
    <w:rsid w:val="4E9AA0F3"/>
    <w:rsid w:val="4EC265E7"/>
    <w:rsid w:val="4EF3C8C0"/>
    <w:rsid w:val="4EFAD66B"/>
    <w:rsid w:val="4F3FBF32"/>
    <w:rsid w:val="4F5F990D"/>
    <w:rsid w:val="4F7D77AA"/>
    <w:rsid w:val="4F87EFB4"/>
    <w:rsid w:val="4F8E3792"/>
    <w:rsid w:val="4F97D191"/>
    <w:rsid w:val="501CC0C8"/>
    <w:rsid w:val="50525EEC"/>
    <w:rsid w:val="505605CB"/>
    <w:rsid w:val="508C77DF"/>
    <w:rsid w:val="510B1494"/>
    <w:rsid w:val="51864BDD"/>
    <w:rsid w:val="51AC2565"/>
    <w:rsid w:val="51ADD22D"/>
    <w:rsid w:val="51CB6633"/>
    <w:rsid w:val="5254D84B"/>
    <w:rsid w:val="52827C76"/>
    <w:rsid w:val="52B6BC0F"/>
    <w:rsid w:val="52F37AB5"/>
    <w:rsid w:val="53CFB3D9"/>
    <w:rsid w:val="53D70452"/>
    <w:rsid w:val="53FFD945"/>
    <w:rsid w:val="53FFE53F"/>
    <w:rsid w:val="54397999"/>
    <w:rsid w:val="5457046C"/>
    <w:rsid w:val="54AA84B2"/>
    <w:rsid w:val="54AD8235"/>
    <w:rsid w:val="552DBB22"/>
    <w:rsid w:val="5544D74E"/>
    <w:rsid w:val="557D40E4"/>
    <w:rsid w:val="55B5F5B8"/>
    <w:rsid w:val="55F61482"/>
    <w:rsid w:val="5606C0C0"/>
    <w:rsid w:val="56113E14"/>
    <w:rsid w:val="56173B6D"/>
    <w:rsid w:val="566E6E94"/>
    <w:rsid w:val="56793373"/>
    <w:rsid w:val="56E9AB52"/>
    <w:rsid w:val="571CAB8B"/>
    <w:rsid w:val="574A4E25"/>
    <w:rsid w:val="574CE4DF"/>
    <w:rsid w:val="57A63DFC"/>
    <w:rsid w:val="5824B7B9"/>
    <w:rsid w:val="582A0D03"/>
    <w:rsid w:val="5832A642"/>
    <w:rsid w:val="58F3D83B"/>
    <w:rsid w:val="5921B641"/>
    <w:rsid w:val="5935931D"/>
    <w:rsid w:val="598F864B"/>
    <w:rsid w:val="599C607C"/>
    <w:rsid w:val="59ABA7BE"/>
    <w:rsid w:val="59C02277"/>
    <w:rsid w:val="59C02F82"/>
    <w:rsid w:val="5A05763C"/>
    <w:rsid w:val="5A355B54"/>
    <w:rsid w:val="5A3C903C"/>
    <w:rsid w:val="5A49D748"/>
    <w:rsid w:val="5A6F681D"/>
    <w:rsid w:val="5B03434E"/>
    <w:rsid w:val="5B218C01"/>
    <w:rsid w:val="5C20936C"/>
    <w:rsid w:val="5C338216"/>
    <w:rsid w:val="5C4C5B78"/>
    <w:rsid w:val="5C73E10A"/>
    <w:rsid w:val="5D098B26"/>
    <w:rsid w:val="5D85B49D"/>
    <w:rsid w:val="5D958DC5"/>
    <w:rsid w:val="5E01ACF2"/>
    <w:rsid w:val="5E058E77"/>
    <w:rsid w:val="5E931333"/>
    <w:rsid w:val="5ECDBEC4"/>
    <w:rsid w:val="5F160663"/>
    <w:rsid w:val="5F1FAFD3"/>
    <w:rsid w:val="5F9FE402"/>
    <w:rsid w:val="5FC6A19E"/>
    <w:rsid w:val="5FD83D54"/>
    <w:rsid w:val="60203603"/>
    <w:rsid w:val="60240B1B"/>
    <w:rsid w:val="6025AC4C"/>
    <w:rsid w:val="603BC522"/>
    <w:rsid w:val="609BDF94"/>
    <w:rsid w:val="60CA2502"/>
    <w:rsid w:val="60E0112E"/>
    <w:rsid w:val="613650B0"/>
    <w:rsid w:val="614EFCDC"/>
    <w:rsid w:val="6170F9A1"/>
    <w:rsid w:val="61DD0F74"/>
    <w:rsid w:val="61F53DC6"/>
    <w:rsid w:val="622B522B"/>
    <w:rsid w:val="62B760B3"/>
    <w:rsid w:val="62FF831E"/>
    <w:rsid w:val="6318C85D"/>
    <w:rsid w:val="63A9D157"/>
    <w:rsid w:val="641D789D"/>
    <w:rsid w:val="64AFD91E"/>
    <w:rsid w:val="64C38747"/>
    <w:rsid w:val="650B5515"/>
    <w:rsid w:val="65152AD4"/>
    <w:rsid w:val="651B4867"/>
    <w:rsid w:val="657832B5"/>
    <w:rsid w:val="66203F05"/>
    <w:rsid w:val="66CD1F43"/>
    <w:rsid w:val="66D71AE8"/>
    <w:rsid w:val="67058C06"/>
    <w:rsid w:val="6771C5CC"/>
    <w:rsid w:val="67B7CFE0"/>
    <w:rsid w:val="67BD00C9"/>
    <w:rsid w:val="6810858F"/>
    <w:rsid w:val="683F463A"/>
    <w:rsid w:val="689DFAF4"/>
    <w:rsid w:val="69B44BB6"/>
    <w:rsid w:val="69F14020"/>
    <w:rsid w:val="6A2F46AE"/>
    <w:rsid w:val="6B172CD5"/>
    <w:rsid w:val="6B3743CD"/>
    <w:rsid w:val="6B3CBE5F"/>
    <w:rsid w:val="6B842B5A"/>
    <w:rsid w:val="6BDACB5B"/>
    <w:rsid w:val="6C2FB1F8"/>
    <w:rsid w:val="6C3C330F"/>
    <w:rsid w:val="6C9DC5BB"/>
    <w:rsid w:val="6CB576F3"/>
    <w:rsid w:val="6D2C9C1F"/>
    <w:rsid w:val="6D43444A"/>
    <w:rsid w:val="6DAA5C0E"/>
    <w:rsid w:val="6DC52A36"/>
    <w:rsid w:val="6E4C2A94"/>
    <w:rsid w:val="6E785FD0"/>
    <w:rsid w:val="6E99372C"/>
    <w:rsid w:val="6EACE1E4"/>
    <w:rsid w:val="6EE9A617"/>
    <w:rsid w:val="6EF38C8B"/>
    <w:rsid w:val="6FF6021F"/>
    <w:rsid w:val="700189A0"/>
    <w:rsid w:val="703A555C"/>
    <w:rsid w:val="70D9C62A"/>
    <w:rsid w:val="7156F1B3"/>
    <w:rsid w:val="72413A9C"/>
    <w:rsid w:val="72520B8B"/>
    <w:rsid w:val="72993FD0"/>
    <w:rsid w:val="731D5181"/>
    <w:rsid w:val="74215EB0"/>
    <w:rsid w:val="745E3C7B"/>
    <w:rsid w:val="7481D0DC"/>
    <w:rsid w:val="74A1D5A1"/>
    <w:rsid w:val="74A3F5A0"/>
    <w:rsid w:val="74D8C69E"/>
    <w:rsid w:val="74F75D65"/>
    <w:rsid w:val="7517FF10"/>
    <w:rsid w:val="753792FF"/>
    <w:rsid w:val="757B4760"/>
    <w:rsid w:val="7649F8D8"/>
    <w:rsid w:val="768877E4"/>
    <w:rsid w:val="76B901B5"/>
    <w:rsid w:val="76CE6A0E"/>
    <w:rsid w:val="76E3953C"/>
    <w:rsid w:val="778414D2"/>
    <w:rsid w:val="778A4665"/>
    <w:rsid w:val="780FECE8"/>
    <w:rsid w:val="78316E7B"/>
    <w:rsid w:val="789E914E"/>
    <w:rsid w:val="78AA2612"/>
    <w:rsid w:val="78B3F3A8"/>
    <w:rsid w:val="78EFEF91"/>
    <w:rsid w:val="79A1D14F"/>
    <w:rsid w:val="79BF9830"/>
    <w:rsid w:val="79CF13F2"/>
    <w:rsid w:val="79E6AEF1"/>
    <w:rsid w:val="79ED6562"/>
    <w:rsid w:val="7A109DF4"/>
    <w:rsid w:val="7A9F41C8"/>
    <w:rsid w:val="7AA795F4"/>
    <w:rsid w:val="7AADD0E3"/>
    <w:rsid w:val="7AB81D99"/>
    <w:rsid w:val="7ACD0BB7"/>
    <w:rsid w:val="7ADB7EE8"/>
    <w:rsid w:val="7AEFAF2C"/>
    <w:rsid w:val="7B014874"/>
    <w:rsid w:val="7B4A2E92"/>
    <w:rsid w:val="7BD1D9F5"/>
    <w:rsid w:val="7C4D8498"/>
    <w:rsid w:val="7C8EAE6B"/>
    <w:rsid w:val="7DDBFE2D"/>
    <w:rsid w:val="7E1983CE"/>
    <w:rsid w:val="7E2C42E5"/>
    <w:rsid w:val="7E833D91"/>
    <w:rsid w:val="7EC07760"/>
    <w:rsid w:val="7ED065F4"/>
    <w:rsid w:val="7EF84B36"/>
    <w:rsid w:val="7F2650B9"/>
    <w:rsid w:val="7F622C5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72519"/>
  <w15:chartTrackingRefBased/>
  <w15:docId w15:val="{690693BC-86FE-4CFC-8559-BC4D9F69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rsid w:val="009814EA"/>
    <w:rPr>
      <w:color w:val="605E5C"/>
      <w:shd w:val="clear" w:color="auto" w:fill="E1DFDD"/>
    </w:rPr>
  </w:style>
  <w:style w:type="character" w:styleId="FollowedHyperlink">
    <w:name w:val="FollowedHyperlink"/>
    <w:basedOn w:val="DefaultParagraphFont"/>
    <w:uiPriority w:val="99"/>
    <w:semiHidden/>
    <w:unhideWhenUsed/>
    <w:rsid w:val="00E37EB7"/>
    <w:rPr>
      <w:color w:val="96607D" w:themeColor="followedHyperlink"/>
      <w:u w:val="single"/>
    </w:rPr>
  </w:style>
  <w:style w:type="paragraph" w:styleId="NormalWeb">
    <w:name w:val="Normal (Web)"/>
    <w:basedOn w:val="Normal"/>
    <w:uiPriority w:val="99"/>
    <w:semiHidden/>
    <w:unhideWhenUsed/>
    <w:rsid w:val="00230EA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895037">
      <w:bodyDiv w:val="1"/>
      <w:marLeft w:val="0"/>
      <w:marRight w:val="0"/>
      <w:marTop w:val="0"/>
      <w:marBottom w:val="0"/>
      <w:divBdr>
        <w:top w:val="none" w:sz="0" w:space="0" w:color="auto"/>
        <w:left w:val="none" w:sz="0" w:space="0" w:color="auto"/>
        <w:bottom w:val="none" w:sz="0" w:space="0" w:color="auto"/>
        <w:right w:val="none" w:sz="0" w:space="0" w:color="auto"/>
      </w:divBdr>
      <w:divsChild>
        <w:div w:id="1288586598">
          <w:marLeft w:val="0"/>
          <w:marRight w:val="0"/>
          <w:marTop w:val="0"/>
          <w:marBottom w:val="0"/>
          <w:divBdr>
            <w:top w:val="none" w:sz="0" w:space="0" w:color="auto"/>
            <w:left w:val="none" w:sz="0" w:space="0" w:color="auto"/>
            <w:bottom w:val="none" w:sz="0" w:space="0" w:color="auto"/>
            <w:right w:val="none" w:sz="0" w:space="0" w:color="auto"/>
          </w:divBdr>
        </w:div>
      </w:divsChild>
    </w:div>
    <w:div w:id="209923597">
      <w:bodyDiv w:val="1"/>
      <w:marLeft w:val="0"/>
      <w:marRight w:val="0"/>
      <w:marTop w:val="0"/>
      <w:marBottom w:val="0"/>
      <w:divBdr>
        <w:top w:val="none" w:sz="0" w:space="0" w:color="auto"/>
        <w:left w:val="none" w:sz="0" w:space="0" w:color="auto"/>
        <w:bottom w:val="none" w:sz="0" w:space="0" w:color="auto"/>
        <w:right w:val="none" w:sz="0" w:space="0" w:color="auto"/>
      </w:divBdr>
      <w:divsChild>
        <w:div w:id="1388917046">
          <w:marLeft w:val="0"/>
          <w:marRight w:val="0"/>
          <w:marTop w:val="0"/>
          <w:marBottom w:val="0"/>
          <w:divBdr>
            <w:top w:val="none" w:sz="0" w:space="0" w:color="auto"/>
            <w:left w:val="none" w:sz="0" w:space="0" w:color="auto"/>
            <w:bottom w:val="none" w:sz="0" w:space="0" w:color="auto"/>
            <w:right w:val="none" w:sz="0" w:space="0" w:color="auto"/>
          </w:divBdr>
        </w:div>
      </w:divsChild>
    </w:div>
    <w:div w:id="537161769">
      <w:bodyDiv w:val="1"/>
      <w:marLeft w:val="0"/>
      <w:marRight w:val="0"/>
      <w:marTop w:val="0"/>
      <w:marBottom w:val="0"/>
      <w:divBdr>
        <w:top w:val="none" w:sz="0" w:space="0" w:color="auto"/>
        <w:left w:val="none" w:sz="0" w:space="0" w:color="auto"/>
        <w:bottom w:val="none" w:sz="0" w:space="0" w:color="auto"/>
        <w:right w:val="none" w:sz="0" w:space="0" w:color="auto"/>
      </w:divBdr>
      <w:divsChild>
        <w:div w:id="436798518">
          <w:marLeft w:val="0"/>
          <w:marRight w:val="0"/>
          <w:marTop w:val="0"/>
          <w:marBottom w:val="0"/>
          <w:divBdr>
            <w:top w:val="none" w:sz="0" w:space="0" w:color="auto"/>
            <w:left w:val="none" w:sz="0" w:space="0" w:color="auto"/>
            <w:bottom w:val="none" w:sz="0" w:space="0" w:color="auto"/>
            <w:right w:val="none" w:sz="0" w:space="0" w:color="auto"/>
          </w:divBdr>
        </w:div>
      </w:divsChild>
    </w:div>
    <w:div w:id="789401266">
      <w:bodyDiv w:val="1"/>
      <w:marLeft w:val="0"/>
      <w:marRight w:val="0"/>
      <w:marTop w:val="0"/>
      <w:marBottom w:val="0"/>
      <w:divBdr>
        <w:top w:val="none" w:sz="0" w:space="0" w:color="auto"/>
        <w:left w:val="none" w:sz="0" w:space="0" w:color="auto"/>
        <w:bottom w:val="none" w:sz="0" w:space="0" w:color="auto"/>
        <w:right w:val="none" w:sz="0" w:space="0" w:color="auto"/>
      </w:divBdr>
      <w:divsChild>
        <w:div w:id="2017879896">
          <w:marLeft w:val="0"/>
          <w:marRight w:val="0"/>
          <w:marTop w:val="0"/>
          <w:marBottom w:val="0"/>
          <w:divBdr>
            <w:top w:val="none" w:sz="0" w:space="0" w:color="auto"/>
            <w:left w:val="none" w:sz="0" w:space="0" w:color="auto"/>
            <w:bottom w:val="none" w:sz="0" w:space="0" w:color="auto"/>
            <w:right w:val="none" w:sz="0" w:space="0" w:color="auto"/>
          </w:divBdr>
        </w:div>
      </w:divsChild>
    </w:div>
    <w:div w:id="974605371">
      <w:bodyDiv w:val="1"/>
      <w:marLeft w:val="0"/>
      <w:marRight w:val="0"/>
      <w:marTop w:val="0"/>
      <w:marBottom w:val="0"/>
      <w:divBdr>
        <w:top w:val="none" w:sz="0" w:space="0" w:color="auto"/>
        <w:left w:val="none" w:sz="0" w:space="0" w:color="auto"/>
        <w:bottom w:val="none" w:sz="0" w:space="0" w:color="auto"/>
        <w:right w:val="none" w:sz="0" w:space="0" w:color="auto"/>
      </w:divBdr>
      <w:divsChild>
        <w:div w:id="1339694117">
          <w:marLeft w:val="0"/>
          <w:marRight w:val="0"/>
          <w:marTop w:val="0"/>
          <w:marBottom w:val="0"/>
          <w:divBdr>
            <w:top w:val="none" w:sz="0" w:space="0" w:color="auto"/>
            <w:left w:val="none" w:sz="0" w:space="0" w:color="auto"/>
            <w:bottom w:val="none" w:sz="0" w:space="0" w:color="auto"/>
            <w:right w:val="none" w:sz="0" w:space="0" w:color="auto"/>
          </w:divBdr>
        </w:div>
      </w:divsChild>
    </w:div>
    <w:div w:id="1218205405">
      <w:bodyDiv w:val="1"/>
      <w:marLeft w:val="0"/>
      <w:marRight w:val="0"/>
      <w:marTop w:val="0"/>
      <w:marBottom w:val="0"/>
      <w:divBdr>
        <w:top w:val="none" w:sz="0" w:space="0" w:color="auto"/>
        <w:left w:val="none" w:sz="0" w:space="0" w:color="auto"/>
        <w:bottom w:val="none" w:sz="0" w:space="0" w:color="auto"/>
        <w:right w:val="none" w:sz="0" w:space="0" w:color="auto"/>
      </w:divBdr>
      <w:divsChild>
        <w:div w:id="1765564054">
          <w:marLeft w:val="0"/>
          <w:marRight w:val="0"/>
          <w:marTop w:val="0"/>
          <w:marBottom w:val="0"/>
          <w:divBdr>
            <w:top w:val="none" w:sz="0" w:space="0" w:color="auto"/>
            <w:left w:val="none" w:sz="0" w:space="0" w:color="auto"/>
            <w:bottom w:val="none" w:sz="0" w:space="0" w:color="auto"/>
            <w:right w:val="none" w:sz="0" w:space="0" w:color="auto"/>
          </w:divBdr>
        </w:div>
      </w:divsChild>
    </w:div>
    <w:div w:id="1264269567">
      <w:bodyDiv w:val="1"/>
      <w:marLeft w:val="0"/>
      <w:marRight w:val="0"/>
      <w:marTop w:val="0"/>
      <w:marBottom w:val="0"/>
      <w:divBdr>
        <w:top w:val="none" w:sz="0" w:space="0" w:color="auto"/>
        <w:left w:val="none" w:sz="0" w:space="0" w:color="auto"/>
        <w:bottom w:val="none" w:sz="0" w:space="0" w:color="auto"/>
        <w:right w:val="none" w:sz="0" w:space="0" w:color="auto"/>
      </w:divBdr>
      <w:divsChild>
        <w:div w:id="1414618567">
          <w:marLeft w:val="0"/>
          <w:marRight w:val="0"/>
          <w:marTop w:val="0"/>
          <w:marBottom w:val="0"/>
          <w:divBdr>
            <w:top w:val="none" w:sz="0" w:space="0" w:color="auto"/>
            <w:left w:val="none" w:sz="0" w:space="0" w:color="auto"/>
            <w:bottom w:val="none" w:sz="0" w:space="0" w:color="auto"/>
            <w:right w:val="none" w:sz="0" w:space="0" w:color="auto"/>
          </w:divBdr>
        </w:div>
      </w:divsChild>
    </w:div>
    <w:div w:id="1499075285">
      <w:bodyDiv w:val="1"/>
      <w:marLeft w:val="0"/>
      <w:marRight w:val="0"/>
      <w:marTop w:val="0"/>
      <w:marBottom w:val="0"/>
      <w:divBdr>
        <w:top w:val="none" w:sz="0" w:space="0" w:color="auto"/>
        <w:left w:val="none" w:sz="0" w:space="0" w:color="auto"/>
        <w:bottom w:val="none" w:sz="0" w:space="0" w:color="auto"/>
        <w:right w:val="none" w:sz="0" w:space="0" w:color="auto"/>
      </w:divBdr>
    </w:div>
    <w:div w:id="1666470920">
      <w:bodyDiv w:val="1"/>
      <w:marLeft w:val="0"/>
      <w:marRight w:val="0"/>
      <w:marTop w:val="0"/>
      <w:marBottom w:val="0"/>
      <w:divBdr>
        <w:top w:val="none" w:sz="0" w:space="0" w:color="auto"/>
        <w:left w:val="none" w:sz="0" w:space="0" w:color="auto"/>
        <w:bottom w:val="none" w:sz="0" w:space="0" w:color="auto"/>
        <w:right w:val="none" w:sz="0" w:space="0" w:color="auto"/>
      </w:divBdr>
    </w:div>
    <w:div w:id="1692729591">
      <w:bodyDiv w:val="1"/>
      <w:marLeft w:val="0"/>
      <w:marRight w:val="0"/>
      <w:marTop w:val="0"/>
      <w:marBottom w:val="0"/>
      <w:divBdr>
        <w:top w:val="none" w:sz="0" w:space="0" w:color="auto"/>
        <w:left w:val="none" w:sz="0" w:space="0" w:color="auto"/>
        <w:bottom w:val="none" w:sz="0" w:space="0" w:color="auto"/>
        <w:right w:val="none" w:sz="0" w:space="0" w:color="auto"/>
      </w:divBdr>
      <w:divsChild>
        <w:div w:id="21257314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3.xml" Id="rId13" /><Relationship Type="http://schemas.openxmlformats.org/officeDocument/2006/relationships/webSettings" Target="webSettings.xml" Id="rId3" /><Relationship Type="http://schemas.openxmlformats.org/officeDocument/2006/relationships/image" Target="media/image4.png" Id="rId7" /><Relationship Type="http://schemas.openxmlformats.org/officeDocument/2006/relationships/customXml" Target="../customXml/item2.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3.jpeg" Id="rId6" /><Relationship Type="http://schemas.openxmlformats.org/officeDocument/2006/relationships/customXml" Target="../customXml/item1.xml" Id="rId11" /><Relationship Type="http://schemas.openxmlformats.org/officeDocument/2006/relationships/image" Target="media/image2.png" Id="rId5" /><Relationship Type="http://schemas.microsoft.com/office/2020/10/relationships/intelligence" Target="intelligence2.xml" Id="rId10" /><Relationship Type="http://schemas.openxmlformats.org/officeDocument/2006/relationships/image" Target="media/image1.png" Id="rId4" /><Relationship Type="http://schemas.openxmlformats.org/officeDocument/2006/relationships/theme" Target="theme/theme1.xml" Id="rId9" /><Relationship Type="http://schemas.openxmlformats.org/officeDocument/2006/relationships/comments" Target="comments.xml" Id="R127224a8019045e5" /><Relationship Type="http://schemas.microsoft.com/office/2011/relationships/people" Target="people.xml" Id="R07044fe9712d4fdd" /><Relationship Type="http://schemas.microsoft.com/office/2011/relationships/commentsExtended" Target="commentsExtended.xml" Id="Rea666ed5ddfd4734" /><Relationship Type="http://schemas.microsoft.com/office/2016/09/relationships/commentsIds" Target="commentsIds.xml" Id="Rcd4a6a7101b740d1" /><Relationship Type="http://schemas.microsoft.com/office/2018/08/relationships/commentsExtensible" Target="commentsExtensible.xml" Id="R46422ece18d34e6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D89C9C2D557746A6ED5C4FD5F7B254" ma:contentTypeVersion="11" ma:contentTypeDescription="Create a new document." ma:contentTypeScope="" ma:versionID="ac5bd2b2753133dea8a5e3972fd1408f">
  <xsd:schema xmlns:xsd="http://www.w3.org/2001/XMLSchema" xmlns:xs="http://www.w3.org/2001/XMLSchema" xmlns:p="http://schemas.microsoft.com/office/2006/metadata/properties" xmlns:ns2="e0324825-ff23-40f8-a58c-eea55e90703b" targetNamespace="http://schemas.microsoft.com/office/2006/metadata/properties" ma:root="true" ma:fieldsID="48a9de43e296b0e5e93b3101053a6adf" ns2:_="">
    <xsd:import namespace="e0324825-ff23-40f8-a58c-eea55e90703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324825-ff23-40f8-a58c-eea55e9070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d3ec5fc-e53c-44b8-a5cd-ce895a24db67"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0324825-ff23-40f8-a58c-eea55e90703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A30286-AB46-4C40-B20B-41F0F0719012}"/>
</file>

<file path=customXml/itemProps2.xml><?xml version="1.0" encoding="utf-8"?>
<ds:datastoreItem xmlns:ds="http://schemas.openxmlformats.org/officeDocument/2006/customXml" ds:itemID="{6CE468C9-EDD2-4B1E-91FE-0E83CA20B554}"/>
</file>

<file path=customXml/itemProps3.xml><?xml version="1.0" encoding="utf-8"?>
<ds:datastoreItem xmlns:ds="http://schemas.openxmlformats.org/officeDocument/2006/customXml" ds:itemID="{C76712C1-C4F4-4D6B-A98A-18C698B3834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Rowland, Kurt M</dc:creator>
  <keywords/>
  <dc:description/>
  <lastModifiedBy>Contreras-Vidal, Jose L</lastModifiedBy>
  <revision>185</revision>
  <dcterms:created xsi:type="dcterms:W3CDTF">2024-09-17T04:20:00.0000000Z</dcterms:created>
  <dcterms:modified xsi:type="dcterms:W3CDTF">2024-09-24T13:10:08.1046210Z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0x010100CCD89C9C2D557746A6ED5C4FD5F7B254</vt:lpwstr>
  </property>
  <property fmtid="{D5CDD505-2E9C-101B-9397-08002B2CF9AE}" pid="3" name="MediaServiceImageTags">
    <vt:lpwstr/>
  </property>
</Properties>
</file>